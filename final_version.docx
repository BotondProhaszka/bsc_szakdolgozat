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088595DD" w:rsidR="0063585C" w:rsidRPr="004851C7" w:rsidRDefault="00760739" w:rsidP="00D429F2">
      <w:pPr>
        <w:pStyle w:val="Cmlaplog"/>
      </w:pPr>
      <w:r w:rsidRPr="004851C7">
        <w:rPr>
          <w:noProof/>
          <w:lang w:eastAsia="hu-HU"/>
        </w:rPr>
        <w:drawing>
          <wp:inline distT="0" distB="0" distL="0" distR="0" wp14:anchorId="5D62D356" wp14:editId="0ECD33B3">
            <wp:extent cx="1933575" cy="542031"/>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33575" cy="542031"/>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52287CFF" w:rsidR="004851C7" w:rsidRDefault="00EB04B5" w:rsidP="00D429F2">
      <w:pPr>
        <w:pStyle w:val="Cmlapkarstanszk"/>
      </w:pPr>
      <w:r>
        <w:fldChar w:fldCharType="begin"/>
      </w:r>
      <w:r>
        <w:instrText>DOCPROPERTY  Company  \* MERGEFORMAT</w:instrText>
      </w:r>
      <w:r>
        <w:fldChar w:fldCharType="separate"/>
      </w:r>
      <w:r w:rsidR="00BA455C">
        <w:t>Méréstechnika és Információs Rendszerek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79D46C53" w:rsidR="0063585C" w:rsidRPr="00B50CAA" w:rsidRDefault="00EB04B5" w:rsidP="00171054">
      <w:pPr>
        <w:pStyle w:val="Cmlapszerz"/>
      </w:pPr>
      <w:r>
        <w:fldChar w:fldCharType="begin"/>
      </w:r>
      <w:r>
        <w:instrText>AUTHOR  \* MERGEFORMAT</w:instrText>
      </w:r>
      <w:r>
        <w:fldChar w:fldCharType="separate"/>
      </w:r>
      <w:r w:rsidR="00BA455C">
        <w:t>Prohászka Botond Bendegúz</w:t>
      </w:r>
      <w:r>
        <w:fldChar w:fldCharType="end"/>
      </w:r>
    </w:p>
    <w:p w14:paraId="444E3F43" w14:textId="4AF29FFE" w:rsidR="006A3E87" w:rsidRDefault="00EB04B5" w:rsidP="001B477E">
      <w:pPr>
        <w:pStyle w:val="Cm"/>
      </w:pPr>
      <w:r>
        <w:fldChar w:fldCharType="begin"/>
      </w:r>
      <w:r>
        <w:instrText>TITLE  \* MERGEFORMAT</w:instrText>
      </w:r>
      <w:r>
        <w:fldChar w:fldCharType="separate"/>
      </w:r>
      <w:r w:rsidR="00BA455C">
        <w:t>Terhelés hatására automatikusan skálázódó webes rendszer fejlesztése</w:t>
      </w:r>
      <w:r>
        <w:fldChar w:fldCharType="end"/>
      </w:r>
    </w:p>
    <w:p w14:paraId="156BF04A" w14:textId="255BD5A1" w:rsidR="0063585C" w:rsidRPr="00D429F2" w:rsidRDefault="006A3E87" w:rsidP="006D5D61">
      <w:pPr>
        <w:pStyle w:val="Alcm"/>
        <w:jc w:val="both"/>
      </w:pPr>
      <w:r w:rsidRPr="00D429F2">
        <w:rPr>
          <w:lang w:eastAsia="hu-HU"/>
        </w:rPr>
        <mc:AlternateContent>
          <mc:Choice Requires="wps">
            <w:drawing>
              <wp:anchor distT="0" distB="0" distL="114300" distR="114300" simplePos="0" relativeHeight="251658240" behindDoc="0" locked="0" layoutInCell="1" allowOverlap="1" wp14:anchorId="73158549" wp14:editId="53CDE61E">
                <wp:simplePos x="0" y="0"/>
                <wp:positionH relativeFrom="margin">
                  <wp:align>center</wp:align>
                </wp:positionH>
                <wp:positionV relativeFrom="margin">
                  <wp:align>bottom</wp:align>
                </wp:positionV>
                <wp:extent cx="2879725"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4423D08E" w:rsidR="0063585C" w:rsidRDefault="00EB04B5" w:rsidP="00171054">
                            <w:pPr>
                              <w:pStyle w:val="Cmlapszerz"/>
                            </w:pPr>
                            <w:r>
                              <w:fldChar w:fldCharType="begin"/>
                            </w:r>
                            <w:r>
                              <w:instrText>DOCPROPERTY "Manager"  \* MERGEFORMAT</w:instrText>
                            </w:r>
                            <w:r>
                              <w:fldChar w:fldCharType="separate"/>
                            </w:r>
                            <w:r w:rsidR="006A3E87">
                              <w:t>Eredics Péter</w:t>
                            </w:r>
                            <w:r>
                              <w:fldChar w:fldCharType="end"/>
                            </w:r>
                          </w:p>
                          <w:p w14:paraId="4EC91467" w14:textId="786B7634"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574CC1">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0;margin-top:0;width:226.75pt;height:81pt;z-index:25165824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4423D08E" w:rsidR="0063585C" w:rsidRDefault="00EB04B5" w:rsidP="00171054">
                      <w:pPr>
                        <w:pStyle w:val="Cmlapszerz"/>
                      </w:pPr>
                      <w:r>
                        <w:fldChar w:fldCharType="begin"/>
                      </w:r>
                      <w:r>
                        <w:instrText>DOCPROPERTY "Manager"  \* MERGEFORMAT</w:instrText>
                      </w:r>
                      <w:r>
                        <w:fldChar w:fldCharType="separate"/>
                      </w:r>
                      <w:r w:rsidR="006A3E87">
                        <w:t>Eredics Péter</w:t>
                      </w:r>
                      <w:r>
                        <w:fldChar w:fldCharType="end"/>
                      </w:r>
                    </w:p>
                    <w:p w14:paraId="4EC91467" w14:textId="786B7634"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574CC1">
                        <w:rPr>
                          <w:noProof/>
                        </w:rPr>
                        <w:t>2022</w:t>
                      </w:r>
                      <w:r>
                        <w:fldChar w:fldCharType="end"/>
                      </w:r>
                    </w:p>
                  </w:txbxContent>
                </v:textbox>
                <w10:wrap anchorx="margin" anchory="margin"/>
              </v:shape>
            </w:pict>
          </mc:Fallback>
        </mc:AlternateContent>
      </w:r>
      <w:r>
        <w:fldChar w:fldCharType="begin"/>
      </w:r>
      <w:r>
        <w:instrText xml:space="preserve"> SUBJECT  \* MERGEFORMAT </w:instrText>
      </w:r>
      <w:r>
        <w:fldChar w:fldCharType="end"/>
      </w:r>
    </w:p>
    <w:p w14:paraId="68EE0958" w14:textId="77777777" w:rsidR="0063585C" w:rsidRPr="00B50CAA" w:rsidRDefault="0063585C" w:rsidP="00B96880">
      <w:pPr>
        <w:pStyle w:val="Fejezetcmtartalomjegyzknlkl"/>
      </w:pPr>
      <w:r w:rsidRPr="00B50CAA">
        <w:t>Tartalomjegyzék</w:t>
      </w:r>
    </w:p>
    <w:p w14:paraId="069F1D6F" w14:textId="0604F012" w:rsidR="00BA455C"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0874309" w:history="1">
        <w:r w:rsidR="00BA455C" w:rsidRPr="00902BF4">
          <w:rPr>
            <w:rStyle w:val="Hiperhivatkozs"/>
            <w:noProof/>
          </w:rPr>
          <w:t>Összefoglaló</w:t>
        </w:r>
        <w:r w:rsidR="00BA455C">
          <w:rPr>
            <w:noProof/>
            <w:webHidden/>
          </w:rPr>
          <w:tab/>
        </w:r>
        <w:r w:rsidR="00BA455C">
          <w:rPr>
            <w:noProof/>
            <w:webHidden/>
          </w:rPr>
          <w:fldChar w:fldCharType="begin"/>
        </w:r>
        <w:r w:rsidR="00BA455C">
          <w:rPr>
            <w:noProof/>
            <w:webHidden/>
          </w:rPr>
          <w:instrText xml:space="preserve"> PAGEREF _Toc120874309 \h </w:instrText>
        </w:r>
        <w:r w:rsidR="00BA455C">
          <w:rPr>
            <w:noProof/>
            <w:webHidden/>
          </w:rPr>
        </w:r>
        <w:r w:rsidR="00BA455C">
          <w:rPr>
            <w:noProof/>
            <w:webHidden/>
          </w:rPr>
          <w:fldChar w:fldCharType="separate"/>
        </w:r>
        <w:r w:rsidR="00574CC1">
          <w:rPr>
            <w:noProof/>
            <w:webHidden/>
          </w:rPr>
          <w:t>5</w:t>
        </w:r>
        <w:r w:rsidR="00BA455C">
          <w:rPr>
            <w:noProof/>
            <w:webHidden/>
          </w:rPr>
          <w:fldChar w:fldCharType="end"/>
        </w:r>
      </w:hyperlink>
    </w:p>
    <w:p w14:paraId="2138D044" w14:textId="08C0BDC9" w:rsidR="00BA455C" w:rsidRDefault="00EB04B5">
      <w:pPr>
        <w:pStyle w:val="TJ1"/>
        <w:rPr>
          <w:rFonts w:asciiTheme="minorHAnsi" w:eastAsiaTheme="minorEastAsia" w:hAnsiTheme="minorHAnsi" w:cstheme="minorBidi"/>
          <w:b w:val="0"/>
          <w:noProof/>
          <w:sz w:val="22"/>
          <w:szCs w:val="22"/>
          <w:lang w:eastAsia="hu-HU"/>
        </w:rPr>
      </w:pPr>
      <w:hyperlink w:anchor="_Toc120874310" w:history="1">
        <w:r w:rsidR="00BA455C" w:rsidRPr="00902BF4">
          <w:rPr>
            <w:rStyle w:val="Hiperhivatkozs"/>
            <w:noProof/>
            <w:lang w:val="en-GB"/>
          </w:rPr>
          <w:t>Abstract</w:t>
        </w:r>
        <w:r w:rsidR="00BA455C">
          <w:rPr>
            <w:noProof/>
            <w:webHidden/>
          </w:rPr>
          <w:tab/>
        </w:r>
        <w:r w:rsidR="00BA455C">
          <w:rPr>
            <w:noProof/>
            <w:webHidden/>
          </w:rPr>
          <w:fldChar w:fldCharType="begin"/>
        </w:r>
        <w:r w:rsidR="00BA455C">
          <w:rPr>
            <w:noProof/>
            <w:webHidden/>
          </w:rPr>
          <w:instrText xml:space="preserve"> PAGEREF _Toc120874310 \h </w:instrText>
        </w:r>
        <w:r w:rsidR="00BA455C">
          <w:rPr>
            <w:noProof/>
            <w:webHidden/>
          </w:rPr>
        </w:r>
        <w:r w:rsidR="00BA455C">
          <w:rPr>
            <w:noProof/>
            <w:webHidden/>
          </w:rPr>
          <w:fldChar w:fldCharType="separate"/>
        </w:r>
        <w:r w:rsidR="00574CC1">
          <w:rPr>
            <w:noProof/>
            <w:webHidden/>
          </w:rPr>
          <w:t>6</w:t>
        </w:r>
        <w:r w:rsidR="00BA455C">
          <w:rPr>
            <w:noProof/>
            <w:webHidden/>
          </w:rPr>
          <w:fldChar w:fldCharType="end"/>
        </w:r>
      </w:hyperlink>
    </w:p>
    <w:p w14:paraId="1B9A893C" w14:textId="04A1A2C3" w:rsidR="00BA455C" w:rsidRDefault="00EB04B5">
      <w:pPr>
        <w:pStyle w:val="TJ1"/>
        <w:rPr>
          <w:rFonts w:asciiTheme="minorHAnsi" w:eastAsiaTheme="minorEastAsia" w:hAnsiTheme="minorHAnsi" w:cstheme="minorBidi"/>
          <w:b w:val="0"/>
          <w:noProof/>
          <w:sz w:val="22"/>
          <w:szCs w:val="22"/>
          <w:lang w:eastAsia="hu-HU"/>
        </w:rPr>
      </w:pPr>
      <w:hyperlink w:anchor="_Toc120874311" w:history="1">
        <w:r w:rsidR="00BA455C" w:rsidRPr="00902BF4">
          <w:rPr>
            <w:rStyle w:val="Hiperhivatkozs"/>
            <w:noProof/>
          </w:rPr>
          <w:t>1 Bevezetés</w:t>
        </w:r>
        <w:r w:rsidR="00BA455C">
          <w:rPr>
            <w:noProof/>
            <w:webHidden/>
          </w:rPr>
          <w:tab/>
        </w:r>
        <w:r w:rsidR="00BA455C">
          <w:rPr>
            <w:noProof/>
            <w:webHidden/>
          </w:rPr>
          <w:fldChar w:fldCharType="begin"/>
        </w:r>
        <w:r w:rsidR="00BA455C">
          <w:rPr>
            <w:noProof/>
            <w:webHidden/>
          </w:rPr>
          <w:instrText xml:space="preserve"> PAGEREF _Toc120874311 \h </w:instrText>
        </w:r>
        <w:r w:rsidR="00BA455C">
          <w:rPr>
            <w:noProof/>
            <w:webHidden/>
          </w:rPr>
        </w:r>
        <w:r w:rsidR="00BA455C">
          <w:rPr>
            <w:noProof/>
            <w:webHidden/>
          </w:rPr>
          <w:fldChar w:fldCharType="separate"/>
        </w:r>
        <w:r w:rsidR="00574CC1">
          <w:rPr>
            <w:noProof/>
            <w:webHidden/>
          </w:rPr>
          <w:t>7</w:t>
        </w:r>
        <w:r w:rsidR="00BA455C">
          <w:rPr>
            <w:noProof/>
            <w:webHidden/>
          </w:rPr>
          <w:fldChar w:fldCharType="end"/>
        </w:r>
      </w:hyperlink>
    </w:p>
    <w:p w14:paraId="128F960C" w14:textId="08DDB797"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12" w:history="1">
        <w:r w:rsidR="00BA455C" w:rsidRPr="00902BF4">
          <w:rPr>
            <w:rStyle w:val="Hiperhivatkozs"/>
            <w:noProof/>
          </w:rPr>
          <w:t>1.1 Általános bevezetés</w:t>
        </w:r>
        <w:r w:rsidR="00BA455C">
          <w:rPr>
            <w:noProof/>
            <w:webHidden/>
          </w:rPr>
          <w:tab/>
        </w:r>
        <w:r w:rsidR="00BA455C">
          <w:rPr>
            <w:noProof/>
            <w:webHidden/>
          </w:rPr>
          <w:fldChar w:fldCharType="begin"/>
        </w:r>
        <w:r w:rsidR="00BA455C">
          <w:rPr>
            <w:noProof/>
            <w:webHidden/>
          </w:rPr>
          <w:instrText xml:space="preserve"> PAGEREF _Toc120874312 \h </w:instrText>
        </w:r>
        <w:r w:rsidR="00BA455C">
          <w:rPr>
            <w:noProof/>
            <w:webHidden/>
          </w:rPr>
        </w:r>
        <w:r w:rsidR="00BA455C">
          <w:rPr>
            <w:noProof/>
            <w:webHidden/>
          </w:rPr>
          <w:fldChar w:fldCharType="separate"/>
        </w:r>
        <w:r w:rsidR="00574CC1">
          <w:rPr>
            <w:noProof/>
            <w:webHidden/>
          </w:rPr>
          <w:t>7</w:t>
        </w:r>
        <w:r w:rsidR="00BA455C">
          <w:rPr>
            <w:noProof/>
            <w:webHidden/>
          </w:rPr>
          <w:fldChar w:fldCharType="end"/>
        </w:r>
      </w:hyperlink>
    </w:p>
    <w:p w14:paraId="297BF645" w14:textId="670C453A"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13" w:history="1">
        <w:r w:rsidR="00BA455C" w:rsidRPr="00902BF4">
          <w:rPr>
            <w:rStyle w:val="Hiperhivatkozs"/>
            <w:noProof/>
          </w:rPr>
          <w:t>1.2 A feladat célja</w:t>
        </w:r>
        <w:r w:rsidR="00BA455C">
          <w:rPr>
            <w:noProof/>
            <w:webHidden/>
          </w:rPr>
          <w:tab/>
        </w:r>
        <w:r w:rsidR="00BA455C">
          <w:rPr>
            <w:noProof/>
            <w:webHidden/>
          </w:rPr>
          <w:fldChar w:fldCharType="begin"/>
        </w:r>
        <w:r w:rsidR="00BA455C">
          <w:rPr>
            <w:noProof/>
            <w:webHidden/>
          </w:rPr>
          <w:instrText xml:space="preserve"> PAGEREF _Toc120874313 \h </w:instrText>
        </w:r>
        <w:r w:rsidR="00BA455C">
          <w:rPr>
            <w:noProof/>
            <w:webHidden/>
          </w:rPr>
        </w:r>
        <w:r w:rsidR="00BA455C">
          <w:rPr>
            <w:noProof/>
            <w:webHidden/>
          </w:rPr>
          <w:fldChar w:fldCharType="separate"/>
        </w:r>
        <w:r w:rsidR="00574CC1">
          <w:rPr>
            <w:noProof/>
            <w:webHidden/>
          </w:rPr>
          <w:t>9</w:t>
        </w:r>
        <w:r w:rsidR="00BA455C">
          <w:rPr>
            <w:noProof/>
            <w:webHidden/>
          </w:rPr>
          <w:fldChar w:fldCharType="end"/>
        </w:r>
      </w:hyperlink>
    </w:p>
    <w:p w14:paraId="13A3797B" w14:textId="19BB4CAB"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14" w:history="1">
        <w:r w:rsidR="00BA455C" w:rsidRPr="00902BF4">
          <w:rPr>
            <w:rStyle w:val="Hiperhivatkozs"/>
            <w:noProof/>
          </w:rPr>
          <w:t>1.3 A szakdolgozat felépítése</w:t>
        </w:r>
        <w:r w:rsidR="00BA455C">
          <w:rPr>
            <w:noProof/>
            <w:webHidden/>
          </w:rPr>
          <w:tab/>
        </w:r>
        <w:r w:rsidR="00BA455C">
          <w:rPr>
            <w:noProof/>
            <w:webHidden/>
          </w:rPr>
          <w:fldChar w:fldCharType="begin"/>
        </w:r>
        <w:r w:rsidR="00BA455C">
          <w:rPr>
            <w:noProof/>
            <w:webHidden/>
          </w:rPr>
          <w:instrText xml:space="preserve"> PAGEREF _Toc120874314 \h </w:instrText>
        </w:r>
        <w:r w:rsidR="00BA455C">
          <w:rPr>
            <w:noProof/>
            <w:webHidden/>
          </w:rPr>
        </w:r>
        <w:r w:rsidR="00BA455C">
          <w:rPr>
            <w:noProof/>
            <w:webHidden/>
          </w:rPr>
          <w:fldChar w:fldCharType="separate"/>
        </w:r>
        <w:r w:rsidR="00574CC1">
          <w:rPr>
            <w:noProof/>
            <w:webHidden/>
          </w:rPr>
          <w:t>9</w:t>
        </w:r>
        <w:r w:rsidR="00BA455C">
          <w:rPr>
            <w:noProof/>
            <w:webHidden/>
          </w:rPr>
          <w:fldChar w:fldCharType="end"/>
        </w:r>
      </w:hyperlink>
    </w:p>
    <w:p w14:paraId="017810F2" w14:textId="5A978F35" w:rsidR="00BA455C" w:rsidRDefault="00EB04B5">
      <w:pPr>
        <w:pStyle w:val="TJ1"/>
        <w:rPr>
          <w:rFonts w:asciiTheme="minorHAnsi" w:eastAsiaTheme="minorEastAsia" w:hAnsiTheme="minorHAnsi" w:cstheme="minorBidi"/>
          <w:b w:val="0"/>
          <w:noProof/>
          <w:sz w:val="22"/>
          <w:szCs w:val="22"/>
          <w:lang w:eastAsia="hu-HU"/>
        </w:rPr>
      </w:pPr>
      <w:hyperlink w:anchor="_Toc120874315" w:history="1">
        <w:r w:rsidR="00BA455C" w:rsidRPr="00902BF4">
          <w:rPr>
            <w:rStyle w:val="Hiperhivatkozs"/>
            <w:noProof/>
          </w:rPr>
          <w:t>2 Létező megoldások bemutatása</w:t>
        </w:r>
        <w:r w:rsidR="00BA455C">
          <w:rPr>
            <w:noProof/>
            <w:webHidden/>
          </w:rPr>
          <w:tab/>
        </w:r>
        <w:r w:rsidR="00BA455C">
          <w:rPr>
            <w:noProof/>
            <w:webHidden/>
          </w:rPr>
          <w:fldChar w:fldCharType="begin"/>
        </w:r>
        <w:r w:rsidR="00BA455C">
          <w:rPr>
            <w:noProof/>
            <w:webHidden/>
          </w:rPr>
          <w:instrText xml:space="preserve"> PAGEREF _Toc120874315 \h </w:instrText>
        </w:r>
        <w:r w:rsidR="00BA455C">
          <w:rPr>
            <w:noProof/>
            <w:webHidden/>
          </w:rPr>
        </w:r>
        <w:r w:rsidR="00BA455C">
          <w:rPr>
            <w:noProof/>
            <w:webHidden/>
          </w:rPr>
          <w:fldChar w:fldCharType="separate"/>
        </w:r>
        <w:r w:rsidR="00574CC1">
          <w:rPr>
            <w:noProof/>
            <w:webHidden/>
          </w:rPr>
          <w:t>11</w:t>
        </w:r>
        <w:r w:rsidR="00BA455C">
          <w:rPr>
            <w:noProof/>
            <w:webHidden/>
          </w:rPr>
          <w:fldChar w:fldCharType="end"/>
        </w:r>
      </w:hyperlink>
    </w:p>
    <w:p w14:paraId="762EBC4C" w14:textId="3D9D588A"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16" w:history="1">
        <w:r w:rsidR="00BA455C" w:rsidRPr="00902BF4">
          <w:rPr>
            <w:rStyle w:val="Hiperhivatkozs"/>
            <w:noProof/>
          </w:rPr>
          <w:t>2.1 VPS fogalma</w:t>
        </w:r>
        <w:r w:rsidR="00BA455C">
          <w:rPr>
            <w:noProof/>
            <w:webHidden/>
          </w:rPr>
          <w:tab/>
        </w:r>
        <w:r w:rsidR="00BA455C">
          <w:rPr>
            <w:noProof/>
            <w:webHidden/>
          </w:rPr>
          <w:fldChar w:fldCharType="begin"/>
        </w:r>
        <w:r w:rsidR="00BA455C">
          <w:rPr>
            <w:noProof/>
            <w:webHidden/>
          </w:rPr>
          <w:instrText xml:space="preserve"> PAGEREF _Toc120874316 \h </w:instrText>
        </w:r>
        <w:r w:rsidR="00BA455C">
          <w:rPr>
            <w:noProof/>
            <w:webHidden/>
          </w:rPr>
        </w:r>
        <w:r w:rsidR="00BA455C">
          <w:rPr>
            <w:noProof/>
            <w:webHidden/>
          </w:rPr>
          <w:fldChar w:fldCharType="separate"/>
        </w:r>
        <w:r w:rsidR="00574CC1">
          <w:rPr>
            <w:noProof/>
            <w:webHidden/>
          </w:rPr>
          <w:t>11</w:t>
        </w:r>
        <w:r w:rsidR="00BA455C">
          <w:rPr>
            <w:noProof/>
            <w:webHidden/>
          </w:rPr>
          <w:fldChar w:fldCharType="end"/>
        </w:r>
      </w:hyperlink>
    </w:p>
    <w:p w14:paraId="79FAAC23" w14:textId="2184F54C"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17" w:history="1">
        <w:r w:rsidR="00BA455C" w:rsidRPr="00902BF4">
          <w:rPr>
            <w:rStyle w:val="Hiperhivatkozs"/>
            <w:noProof/>
          </w:rPr>
          <w:t>2.2 A VPS alkalmazási területei</w:t>
        </w:r>
        <w:r w:rsidR="00BA455C">
          <w:rPr>
            <w:noProof/>
            <w:webHidden/>
          </w:rPr>
          <w:tab/>
        </w:r>
        <w:r w:rsidR="00BA455C">
          <w:rPr>
            <w:noProof/>
            <w:webHidden/>
          </w:rPr>
          <w:fldChar w:fldCharType="begin"/>
        </w:r>
        <w:r w:rsidR="00BA455C">
          <w:rPr>
            <w:noProof/>
            <w:webHidden/>
          </w:rPr>
          <w:instrText xml:space="preserve"> PAGEREF _Toc120874317 \h </w:instrText>
        </w:r>
        <w:r w:rsidR="00BA455C">
          <w:rPr>
            <w:noProof/>
            <w:webHidden/>
          </w:rPr>
        </w:r>
        <w:r w:rsidR="00BA455C">
          <w:rPr>
            <w:noProof/>
            <w:webHidden/>
          </w:rPr>
          <w:fldChar w:fldCharType="separate"/>
        </w:r>
        <w:r w:rsidR="00574CC1">
          <w:rPr>
            <w:noProof/>
            <w:webHidden/>
          </w:rPr>
          <w:t>12</w:t>
        </w:r>
        <w:r w:rsidR="00BA455C">
          <w:rPr>
            <w:noProof/>
            <w:webHidden/>
          </w:rPr>
          <w:fldChar w:fldCharType="end"/>
        </w:r>
      </w:hyperlink>
    </w:p>
    <w:p w14:paraId="20AAC21D" w14:textId="4DE41A1E"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18" w:history="1">
        <w:r w:rsidR="00BA455C" w:rsidRPr="00902BF4">
          <w:rPr>
            <w:rStyle w:val="Hiperhivatkozs"/>
            <w:noProof/>
          </w:rPr>
          <w:t>2.3 VPS szolgáltatók</w:t>
        </w:r>
        <w:r w:rsidR="00BA455C">
          <w:rPr>
            <w:noProof/>
            <w:webHidden/>
          </w:rPr>
          <w:tab/>
        </w:r>
        <w:r w:rsidR="00BA455C">
          <w:rPr>
            <w:noProof/>
            <w:webHidden/>
          </w:rPr>
          <w:fldChar w:fldCharType="begin"/>
        </w:r>
        <w:r w:rsidR="00BA455C">
          <w:rPr>
            <w:noProof/>
            <w:webHidden/>
          </w:rPr>
          <w:instrText xml:space="preserve"> PAGEREF _Toc120874318 \h </w:instrText>
        </w:r>
        <w:r w:rsidR="00BA455C">
          <w:rPr>
            <w:noProof/>
            <w:webHidden/>
          </w:rPr>
        </w:r>
        <w:r w:rsidR="00BA455C">
          <w:rPr>
            <w:noProof/>
            <w:webHidden/>
          </w:rPr>
          <w:fldChar w:fldCharType="separate"/>
        </w:r>
        <w:r w:rsidR="00574CC1">
          <w:rPr>
            <w:noProof/>
            <w:webHidden/>
          </w:rPr>
          <w:t>13</w:t>
        </w:r>
        <w:r w:rsidR="00BA455C">
          <w:rPr>
            <w:noProof/>
            <w:webHidden/>
          </w:rPr>
          <w:fldChar w:fldCharType="end"/>
        </w:r>
      </w:hyperlink>
    </w:p>
    <w:p w14:paraId="51E58EB4" w14:textId="796E9F37"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19" w:history="1">
        <w:r w:rsidR="00BA455C" w:rsidRPr="00902BF4">
          <w:rPr>
            <w:rStyle w:val="Hiperhivatkozs"/>
            <w:noProof/>
          </w:rPr>
          <w:t>2.3.1 VULTR</w:t>
        </w:r>
        <w:r w:rsidR="00BA455C">
          <w:rPr>
            <w:noProof/>
            <w:webHidden/>
          </w:rPr>
          <w:tab/>
        </w:r>
        <w:r w:rsidR="00BA455C">
          <w:rPr>
            <w:noProof/>
            <w:webHidden/>
          </w:rPr>
          <w:fldChar w:fldCharType="begin"/>
        </w:r>
        <w:r w:rsidR="00BA455C">
          <w:rPr>
            <w:noProof/>
            <w:webHidden/>
          </w:rPr>
          <w:instrText xml:space="preserve"> PAGEREF _Toc120874319 \h </w:instrText>
        </w:r>
        <w:r w:rsidR="00BA455C">
          <w:rPr>
            <w:noProof/>
            <w:webHidden/>
          </w:rPr>
        </w:r>
        <w:r w:rsidR="00BA455C">
          <w:rPr>
            <w:noProof/>
            <w:webHidden/>
          </w:rPr>
          <w:fldChar w:fldCharType="separate"/>
        </w:r>
        <w:r w:rsidR="00574CC1">
          <w:rPr>
            <w:noProof/>
            <w:webHidden/>
          </w:rPr>
          <w:t>14</w:t>
        </w:r>
        <w:r w:rsidR="00BA455C">
          <w:rPr>
            <w:noProof/>
            <w:webHidden/>
          </w:rPr>
          <w:fldChar w:fldCharType="end"/>
        </w:r>
      </w:hyperlink>
    </w:p>
    <w:p w14:paraId="6EA063C2" w14:textId="3DB31472"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20" w:history="1">
        <w:r w:rsidR="00BA455C" w:rsidRPr="00902BF4">
          <w:rPr>
            <w:rStyle w:val="Hiperhivatkozs"/>
            <w:noProof/>
          </w:rPr>
          <w:t>2.3.2 ATLANTIC</w:t>
        </w:r>
        <w:r w:rsidR="00BA455C">
          <w:rPr>
            <w:noProof/>
            <w:webHidden/>
          </w:rPr>
          <w:tab/>
        </w:r>
        <w:r w:rsidR="00BA455C">
          <w:rPr>
            <w:noProof/>
            <w:webHidden/>
          </w:rPr>
          <w:fldChar w:fldCharType="begin"/>
        </w:r>
        <w:r w:rsidR="00BA455C">
          <w:rPr>
            <w:noProof/>
            <w:webHidden/>
          </w:rPr>
          <w:instrText xml:space="preserve"> PAGEREF _Toc120874320 \h </w:instrText>
        </w:r>
        <w:r w:rsidR="00BA455C">
          <w:rPr>
            <w:noProof/>
            <w:webHidden/>
          </w:rPr>
        </w:r>
        <w:r w:rsidR="00BA455C">
          <w:rPr>
            <w:noProof/>
            <w:webHidden/>
          </w:rPr>
          <w:fldChar w:fldCharType="separate"/>
        </w:r>
        <w:r w:rsidR="00574CC1">
          <w:rPr>
            <w:noProof/>
            <w:webHidden/>
          </w:rPr>
          <w:t>15</w:t>
        </w:r>
        <w:r w:rsidR="00BA455C">
          <w:rPr>
            <w:noProof/>
            <w:webHidden/>
          </w:rPr>
          <w:fldChar w:fldCharType="end"/>
        </w:r>
      </w:hyperlink>
    </w:p>
    <w:p w14:paraId="1A1FF78D" w14:textId="776AD1D4"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21" w:history="1">
        <w:r w:rsidR="00BA455C" w:rsidRPr="00902BF4">
          <w:rPr>
            <w:rStyle w:val="Hiperhivatkozs"/>
            <w:noProof/>
          </w:rPr>
          <w:t>2.3.3 CHERRY SERVERS</w:t>
        </w:r>
        <w:r w:rsidR="00BA455C">
          <w:rPr>
            <w:noProof/>
            <w:webHidden/>
          </w:rPr>
          <w:tab/>
        </w:r>
        <w:r w:rsidR="00BA455C">
          <w:rPr>
            <w:noProof/>
            <w:webHidden/>
          </w:rPr>
          <w:fldChar w:fldCharType="begin"/>
        </w:r>
        <w:r w:rsidR="00BA455C">
          <w:rPr>
            <w:noProof/>
            <w:webHidden/>
          </w:rPr>
          <w:instrText xml:space="preserve"> PAGEREF _Toc120874321 \h </w:instrText>
        </w:r>
        <w:r w:rsidR="00BA455C">
          <w:rPr>
            <w:noProof/>
            <w:webHidden/>
          </w:rPr>
        </w:r>
        <w:r w:rsidR="00BA455C">
          <w:rPr>
            <w:noProof/>
            <w:webHidden/>
          </w:rPr>
          <w:fldChar w:fldCharType="separate"/>
        </w:r>
        <w:r w:rsidR="00574CC1">
          <w:rPr>
            <w:noProof/>
            <w:webHidden/>
          </w:rPr>
          <w:t>16</w:t>
        </w:r>
        <w:r w:rsidR="00BA455C">
          <w:rPr>
            <w:noProof/>
            <w:webHidden/>
          </w:rPr>
          <w:fldChar w:fldCharType="end"/>
        </w:r>
      </w:hyperlink>
    </w:p>
    <w:p w14:paraId="57688941" w14:textId="2D0148AF" w:rsidR="00BA455C" w:rsidRDefault="00EB04B5">
      <w:pPr>
        <w:pStyle w:val="TJ1"/>
        <w:rPr>
          <w:rFonts w:asciiTheme="minorHAnsi" w:eastAsiaTheme="minorEastAsia" w:hAnsiTheme="minorHAnsi" w:cstheme="minorBidi"/>
          <w:b w:val="0"/>
          <w:noProof/>
          <w:sz w:val="22"/>
          <w:szCs w:val="22"/>
          <w:lang w:eastAsia="hu-HU"/>
        </w:rPr>
      </w:pPr>
      <w:hyperlink w:anchor="_Toc120874322" w:history="1">
        <w:r w:rsidR="00BA455C" w:rsidRPr="00902BF4">
          <w:rPr>
            <w:rStyle w:val="Hiperhivatkozs"/>
            <w:noProof/>
          </w:rPr>
          <w:t>3 Architektúra</w:t>
        </w:r>
        <w:r w:rsidR="00BA455C">
          <w:rPr>
            <w:noProof/>
            <w:webHidden/>
          </w:rPr>
          <w:tab/>
        </w:r>
        <w:r w:rsidR="00BA455C">
          <w:rPr>
            <w:noProof/>
            <w:webHidden/>
          </w:rPr>
          <w:fldChar w:fldCharType="begin"/>
        </w:r>
        <w:r w:rsidR="00BA455C">
          <w:rPr>
            <w:noProof/>
            <w:webHidden/>
          </w:rPr>
          <w:instrText xml:space="preserve"> PAGEREF _Toc120874322 \h </w:instrText>
        </w:r>
        <w:r w:rsidR="00BA455C">
          <w:rPr>
            <w:noProof/>
            <w:webHidden/>
          </w:rPr>
        </w:r>
        <w:r w:rsidR="00BA455C">
          <w:rPr>
            <w:noProof/>
            <w:webHidden/>
          </w:rPr>
          <w:fldChar w:fldCharType="separate"/>
        </w:r>
        <w:r w:rsidR="00574CC1">
          <w:rPr>
            <w:noProof/>
            <w:webHidden/>
          </w:rPr>
          <w:t>18</w:t>
        </w:r>
        <w:r w:rsidR="00BA455C">
          <w:rPr>
            <w:noProof/>
            <w:webHidden/>
          </w:rPr>
          <w:fldChar w:fldCharType="end"/>
        </w:r>
      </w:hyperlink>
    </w:p>
    <w:p w14:paraId="606662D2" w14:textId="409B791C"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23" w:history="1">
        <w:r w:rsidR="00BA455C" w:rsidRPr="00902BF4">
          <w:rPr>
            <w:rStyle w:val="Hiperhivatkozs"/>
            <w:noProof/>
          </w:rPr>
          <w:t>3.1 A rendszer mint reverse proxy</w:t>
        </w:r>
        <w:r w:rsidR="00BA455C">
          <w:rPr>
            <w:noProof/>
            <w:webHidden/>
          </w:rPr>
          <w:tab/>
        </w:r>
        <w:r w:rsidR="00BA455C">
          <w:rPr>
            <w:noProof/>
            <w:webHidden/>
          </w:rPr>
          <w:fldChar w:fldCharType="begin"/>
        </w:r>
        <w:r w:rsidR="00BA455C">
          <w:rPr>
            <w:noProof/>
            <w:webHidden/>
          </w:rPr>
          <w:instrText xml:space="preserve"> PAGEREF _Toc120874323 \h </w:instrText>
        </w:r>
        <w:r w:rsidR="00BA455C">
          <w:rPr>
            <w:noProof/>
            <w:webHidden/>
          </w:rPr>
        </w:r>
        <w:r w:rsidR="00BA455C">
          <w:rPr>
            <w:noProof/>
            <w:webHidden/>
          </w:rPr>
          <w:fldChar w:fldCharType="separate"/>
        </w:r>
        <w:r w:rsidR="00574CC1">
          <w:rPr>
            <w:noProof/>
            <w:webHidden/>
          </w:rPr>
          <w:t>18</w:t>
        </w:r>
        <w:r w:rsidR="00BA455C">
          <w:rPr>
            <w:noProof/>
            <w:webHidden/>
          </w:rPr>
          <w:fldChar w:fldCharType="end"/>
        </w:r>
      </w:hyperlink>
    </w:p>
    <w:p w14:paraId="52E9F4D2" w14:textId="402E901E"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24" w:history="1">
        <w:r w:rsidR="00BA455C" w:rsidRPr="00902BF4">
          <w:rPr>
            <w:rStyle w:val="Hiperhivatkozs"/>
            <w:noProof/>
          </w:rPr>
          <w:t>3.1.1 Proxy szerver</w:t>
        </w:r>
        <w:r w:rsidR="00BA455C">
          <w:rPr>
            <w:noProof/>
            <w:webHidden/>
          </w:rPr>
          <w:tab/>
        </w:r>
        <w:r w:rsidR="00BA455C">
          <w:rPr>
            <w:noProof/>
            <w:webHidden/>
          </w:rPr>
          <w:fldChar w:fldCharType="begin"/>
        </w:r>
        <w:r w:rsidR="00BA455C">
          <w:rPr>
            <w:noProof/>
            <w:webHidden/>
          </w:rPr>
          <w:instrText xml:space="preserve"> PAGEREF _Toc120874324 \h </w:instrText>
        </w:r>
        <w:r w:rsidR="00BA455C">
          <w:rPr>
            <w:noProof/>
            <w:webHidden/>
          </w:rPr>
        </w:r>
        <w:r w:rsidR="00BA455C">
          <w:rPr>
            <w:noProof/>
            <w:webHidden/>
          </w:rPr>
          <w:fldChar w:fldCharType="separate"/>
        </w:r>
        <w:r w:rsidR="00574CC1">
          <w:rPr>
            <w:noProof/>
            <w:webHidden/>
          </w:rPr>
          <w:t>18</w:t>
        </w:r>
        <w:r w:rsidR="00BA455C">
          <w:rPr>
            <w:noProof/>
            <w:webHidden/>
          </w:rPr>
          <w:fldChar w:fldCharType="end"/>
        </w:r>
      </w:hyperlink>
    </w:p>
    <w:p w14:paraId="7461F0A8" w14:textId="37E3D227"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25" w:history="1">
        <w:r w:rsidR="00BA455C" w:rsidRPr="00902BF4">
          <w:rPr>
            <w:rStyle w:val="Hiperhivatkozs"/>
            <w:noProof/>
          </w:rPr>
          <w:t>3.1.2 Reverse proxy szerver</w:t>
        </w:r>
        <w:r w:rsidR="00BA455C">
          <w:rPr>
            <w:noProof/>
            <w:webHidden/>
          </w:rPr>
          <w:tab/>
        </w:r>
        <w:r w:rsidR="00BA455C">
          <w:rPr>
            <w:noProof/>
            <w:webHidden/>
          </w:rPr>
          <w:fldChar w:fldCharType="begin"/>
        </w:r>
        <w:r w:rsidR="00BA455C">
          <w:rPr>
            <w:noProof/>
            <w:webHidden/>
          </w:rPr>
          <w:instrText xml:space="preserve"> PAGEREF _Toc120874325 \h </w:instrText>
        </w:r>
        <w:r w:rsidR="00BA455C">
          <w:rPr>
            <w:noProof/>
            <w:webHidden/>
          </w:rPr>
        </w:r>
        <w:r w:rsidR="00BA455C">
          <w:rPr>
            <w:noProof/>
            <w:webHidden/>
          </w:rPr>
          <w:fldChar w:fldCharType="separate"/>
        </w:r>
        <w:r w:rsidR="00574CC1">
          <w:rPr>
            <w:noProof/>
            <w:webHidden/>
          </w:rPr>
          <w:t>19</w:t>
        </w:r>
        <w:r w:rsidR="00BA455C">
          <w:rPr>
            <w:noProof/>
            <w:webHidden/>
          </w:rPr>
          <w:fldChar w:fldCharType="end"/>
        </w:r>
      </w:hyperlink>
    </w:p>
    <w:p w14:paraId="6C5A4B19" w14:textId="7828162A"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26" w:history="1">
        <w:r w:rsidR="00BA455C" w:rsidRPr="00902BF4">
          <w:rPr>
            <w:rStyle w:val="Hiperhivatkozs"/>
            <w:noProof/>
          </w:rPr>
          <w:t>3.2 Elosztott rendszer</w:t>
        </w:r>
        <w:r w:rsidR="00BA455C">
          <w:rPr>
            <w:noProof/>
            <w:webHidden/>
          </w:rPr>
          <w:tab/>
        </w:r>
        <w:r w:rsidR="00BA455C">
          <w:rPr>
            <w:noProof/>
            <w:webHidden/>
          </w:rPr>
          <w:fldChar w:fldCharType="begin"/>
        </w:r>
        <w:r w:rsidR="00BA455C">
          <w:rPr>
            <w:noProof/>
            <w:webHidden/>
          </w:rPr>
          <w:instrText xml:space="preserve"> PAGEREF _Toc120874326 \h </w:instrText>
        </w:r>
        <w:r w:rsidR="00BA455C">
          <w:rPr>
            <w:noProof/>
            <w:webHidden/>
          </w:rPr>
        </w:r>
        <w:r w:rsidR="00BA455C">
          <w:rPr>
            <w:noProof/>
            <w:webHidden/>
          </w:rPr>
          <w:fldChar w:fldCharType="separate"/>
        </w:r>
        <w:r w:rsidR="00574CC1">
          <w:rPr>
            <w:noProof/>
            <w:webHidden/>
          </w:rPr>
          <w:t>21</w:t>
        </w:r>
        <w:r w:rsidR="00BA455C">
          <w:rPr>
            <w:noProof/>
            <w:webHidden/>
          </w:rPr>
          <w:fldChar w:fldCharType="end"/>
        </w:r>
      </w:hyperlink>
    </w:p>
    <w:p w14:paraId="5EFFF7D7" w14:textId="269E3557"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27" w:history="1">
        <w:r w:rsidR="00BA455C" w:rsidRPr="00902BF4">
          <w:rPr>
            <w:rStyle w:val="Hiperhivatkozs"/>
            <w:noProof/>
          </w:rPr>
          <w:t>3.3 A rendszer architektúrája és felépítése</w:t>
        </w:r>
        <w:r w:rsidR="00BA455C">
          <w:rPr>
            <w:noProof/>
            <w:webHidden/>
          </w:rPr>
          <w:tab/>
        </w:r>
        <w:r w:rsidR="00BA455C">
          <w:rPr>
            <w:noProof/>
            <w:webHidden/>
          </w:rPr>
          <w:fldChar w:fldCharType="begin"/>
        </w:r>
        <w:r w:rsidR="00BA455C">
          <w:rPr>
            <w:noProof/>
            <w:webHidden/>
          </w:rPr>
          <w:instrText xml:space="preserve"> PAGEREF _Toc120874327 \h </w:instrText>
        </w:r>
        <w:r w:rsidR="00BA455C">
          <w:rPr>
            <w:noProof/>
            <w:webHidden/>
          </w:rPr>
        </w:r>
        <w:r w:rsidR="00BA455C">
          <w:rPr>
            <w:noProof/>
            <w:webHidden/>
          </w:rPr>
          <w:fldChar w:fldCharType="separate"/>
        </w:r>
        <w:r w:rsidR="00574CC1">
          <w:rPr>
            <w:noProof/>
            <w:webHidden/>
          </w:rPr>
          <w:t>23</w:t>
        </w:r>
        <w:r w:rsidR="00BA455C">
          <w:rPr>
            <w:noProof/>
            <w:webHidden/>
          </w:rPr>
          <w:fldChar w:fldCharType="end"/>
        </w:r>
      </w:hyperlink>
    </w:p>
    <w:p w14:paraId="1CD3D364" w14:textId="71D2C626" w:rsidR="00BA455C" w:rsidRDefault="00EB04B5">
      <w:pPr>
        <w:pStyle w:val="TJ1"/>
        <w:rPr>
          <w:rFonts w:asciiTheme="minorHAnsi" w:eastAsiaTheme="minorEastAsia" w:hAnsiTheme="minorHAnsi" w:cstheme="minorBidi"/>
          <w:b w:val="0"/>
          <w:noProof/>
          <w:sz w:val="22"/>
          <w:szCs w:val="22"/>
          <w:lang w:eastAsia="hu-HU"/>
        </w:rPr>
      </w:pPr>
      <w:hyperlink w:anchor="_Toc120874328" w:history="1">
        <w:r w:rsidR="00BA455C" w:rsidRPr="00902BF4">
          <w:rPr>
            <w:rStyle w:val="Hiperhivatkozs"/>
            <w:noProof/>
          </w:rPr>
          <w:t>4 Elosztott rendszer megvalósítása</w:t>
        </w:r>
        <w:r w:rsidR="00BA455C">
          <w:rPr>
            <w:noProof/>
            <w:webHidden/>
          </w:rPr>
          <w:tab/>
        </w:r>
        <w:r w:rsidR="00BA455C">
          <w:rPr>
            <w:noProof/>
            <w:webHidden/>
          </w:rPr>
          <w:fldChar w:fldCharType="begin"/>
        </w:r>
        <w:r w:rsidR="00BA455C">
          <w:rPr>
            <w:noProof/>
            <w:webHidden/>
          </w:rPr>
          <w:instrText xml:space="preserve"> PAGEREF _Toc120874328 \h </w:instrText>
        </w:r>
        <w:r w:rsidR="00BA455C">
          <w:rPr>
            <w:noProof/>
            <w:webHidden/>
          </w:rPr>
        </w:r>
        <w:r w:rsidR="00BA455C">
          <w:rPr>
            <w:noProof/>
            <w:webHidden/>
          </w:rPr>
          <w:fldChar w:fldCharType="separate"/>
        </w:r>
        <w:r w:rsidR="00574CC1">
          <w:rPr>
            <w:noProof/>
            <w:webHidden/>
          </w:rPr>
          <w:t>24</w:t>
        </w:r>
        <w:r w:rsidR="00BA455C">
          <w:rPr>
            <w:noProof/>
            <w:webHidden/>
          </w:rPr>
          <w:fldChar w:fldCharType="end"/>
        </w:r>
      </w:hyperlink>
    </w:p>
    <w:p w14:paraId="05616678" w14:textId="6A8DAE4E"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29" w:history="1">
        <w:r w:rsidR="00BA455C" w:rsidRPr="00902BF4">
          <w:rPr>
            <w:rStyle w:val="Hiperhivatkozs"/>
            <w:noProof/>
          </w:rPr>
          <w:t>4.1 Operatív szerverek feladata</w:t>
        </w:r>
        <w:r w:rsidR="00BA455C">
          <w:rPr>
            <w:noProof/>
            <w:webHidden/>
          </w:rPr>
          <w:tab/>
        </w:r>
        <w:r w:rsidR="00BA455C">
          <w:rPr>
            <w:noProof/>
            <w:webHidden/>
          </w:rPr>
          <w:fldChar w:fldCharType="begin"/>
        </w:r>
        <w:r w:rsidR="00BA455C">
          <w:rPr>
            <w:noProof/>
            <w:webHidden/>
          </w:rPr>
          <w:instrText xml:space="preserve"> PAGEREF _Toc120874329 \h </w:instrText>
        </w:r>
        <w:r w:rsidR="00BA455C">
          <w:rPr>
            <w:noProof/>
            <w:webHidden/>
          </w:rPr>
        </w:r>
        <w:r w:rsidR="00BA455C">
          <w:rPr>
            <w:noProof/>
            <w:webHidden/>
          </w:rPr>
          <w:fldChar w:fldCharType="separate"/>
        </w:r>
        <w:r w:rsidR="00574CC1">
          <w:rPr>
            <w:noProof/>
            <w:webHidden/>
          </w:rPr>
          <w:t>24</w:t>
        </w:r>
        <w:r w:rsidR="00BA455C">
          <w:rPr>
            <w:noProof/>
            <w:webHidden/>
          </w:rPr>
          <w:fldChar w:fldCharType="end"/>
        </w:r>
      </w:hyperlink>
    </w:p>
    <w:p w14:paraId="04A4B37C" w14:textId="2D5562B3"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30" w:history="1">
        <w:r w:rsidR="00BA455C" w:rsidRPr="00902BF4">
          <w:rPr>
            <w:rStyle w:val="Hiperhivatkozs"/>
            <w:noProof/>
          </w:rPr>
          <w:t>4.2 Master szerver feladata</w:t>
        </w:r>
        <w:r w:rsidR="00BA455C">
          <w:rPr>
            <w:noProof/>
            <w:webHidden/>
          </w:rPr>
          <w:tab/>
        </w:r>
        <w:r w:rsidR="00BA455C">
          <w:rPr>
            <w:noProof/>
            <w:webHidden/>
          </w:rPr>
          <w:fldChar w:fldCharType="begin"/>
        </w:r>
        <w:r w:rsidR="00BA455C">
          <w:rPr>
            <w:noProof/>
            <w:webHidden/>
          </w:rPr>
          <w:instrText xml:space="preserve"> PAGEREF _Toc120874330 \h </w:instrText>
        </w:r>
        <w:r w:rsidR="00BA455C">
          <w:rPr>
            <w:noProof/>
            <w:webHidden/>
          </w:rPr>
        </w:r>
        <w:r w:rsidR="00BA455C">
          <w:rPr>
            <w:noProof/>
            <w:webHidden/>
          </w:rPr>
          <w:fldChar w:fldCharType="separate"/>
        </w:r>
        <w:r w:rsidR="00574CC1">
          <w:rPr>
            <w:noProof/>
            <w:webHidden/>
          </w:rPr>
          <w:t>25</w:t>
        </w:r>
        <w:r w:rsidR="00BA455C">
          <w:rPr>
            <w:noProof/>
            <w:webHidden/>
          </w:rPr>
          <w:fldChar w:fldCharType="end"/>
        </w:r>
      </w:hyperlink>
    </w:p>
    <w:p w14:paraId="3D863DC4" w14:textId="1B13695E"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31" w:history="1">
        <w:r w:rsidR="00BA455C" w:rsidRPr="00902BF4">
          <w:rPr>
            <w:rStyle w:val="Hiperhivatkozs"/>
            <w:noProof/>
          </w:rPr>
          <w:t>4.3 Alkalmazott technológiák</w:t>
        </w:r>
        <w:r w:rsidR="00BA455C">
          <w:rPr>
            <w:noProof/>
            <w:webHidden/>
          </w:rPr>
          <w:tab/>
        </w:r>
        <w:r w:rsidR="00BA455C">
          <w:rPr>
            <w:noProof/>
            <w:webHidden/>
          </w:rPr>
          <w:fldChar w:fldCharType="begin"/>
        </w:r>
        <w:r w:rsidR="00BA455C">
          <w:rPr>
            <w:noProof/>
            <w:webHidden/>
          </w:rPr>
          <w:instrText xml:space="preserve"> PAGEREF _Toc120874331 \h </w:instrText>
        </w:r>
        <w:r w:rsidR="00BA455C">
          <w:rPr>
            <w:noProof/>
            <w:webHidden/>
          </w:rPr>
        </w:r>
        <w:r w:rsidR="00BA455C">
          <w:rPr>
            <w:noProof/>
            <w:webHidden/>
          </w:rPr>
          <w:fldChar w:fldCharType="separate"/>
        </w:r>
        <w:r w:rsidR="00574CC1">
          <w:rPr>
            <w:noProof/>
            <w:webHidden/>
          </w:rPr>
          <w:t>26</w:t>
        </w:r>
        <w:r w:rsidR="00BA455C">
          <w:rPr>
            <w:noProof/>
            <w:webHidden/>
          </w:rPr>
          <w:fldChar w:fldCharType="end"/>
        </w:r>
      </w:hyperlink>
    </w:p>
    <w:p w14:paraId="61FC5800" w14:textId="5C7DD607"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32" w:history="1">
        <w:r w:rsidR="00BA455C" w:rsidRPr="00902BF4">
          <w:rPr>
            <w:rStyle w:val="Hiperhivatkozs"/>
            <w:noProof/>
          </w:rPr>
          <w:t>4.3.1 Operációs rendszer</w:t>
        </w:r>
        <w:r w:rsidR="00BA455C">
          <w:rPr>
            <w:noProof/>
            <w:webHidden/>
          </w:rPr>
          <w:tab/>
        </w:r>
        <w:r w:rsidR="00BA455C">
          <w:rPr>
            <w:noProof/>
            <w:webHidden/>
          </w:rPr>
          <w:fldChar w:fldCharType="begin"/>
        </w:r>
        <w:r w:rsidR="00BA455C">
          <w:rPr>
            <w:noProof/>
            <w:webHidden/>
          </w:rPr>
          <w:instrText xml:space="preserve"> PAGEREF _Toc120874332 \h </w:instrText>
        </w:r>
        <w:r w:rsidR="00BA455C">
          <w:rPr>
            <w:noProof/>
            <w:webHidden/>
          </w:rPr>
        </w:r>
        <w:r w:rsidR="00BA455C">
          <w:rPr>
            <w:noProof/>
            <w:webHidden/>
          </w:rPr>
          <w:fldChar w:fldCharType="separate"/>
        </w:r>
        <w:r w:rsidR="00574CC1">
          <w:rPr>
            <w:noProof/>
            <w:webHidden/>
          </w:rPr>
          <w:t>27</w:t>
        </w:r>
        <w:r w:rsidR="00BA455C">
          <w:rPr>
            <w:noProof/>
            <w:webHidden/>
          </w:rPr>
          <w:fldChar w:fldCharType="end"/>
        </w:r>
      </w:hyperlink>
    </w:p>
    <w:p w14:paraId="28C8E300" w14:textId="3050672E"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33" w:history="1">
        <w:r w:rsidR="00BA455C" w:rsidRPr="00902BF4">
          <w:rPr>
            <w:rStyle w:val="Hiperhivatkozs"/>
            <w:noProof/>
          </w:rPr>
          <w:t>4.3.2 Adatbázisszerver</w:t>
        </w:r>
        <w:r w:rsidR="00BA455C">
          <w:rPr>
            <w:noProof/>
            <w:webHidden/>
          </w:rPr>
          <w:tab/>
        </w:r>
        <w:r w:rsidR="00BA455C">
          <w:rPr>
            <w:noProof/>
            <w:webHidden/>
          </w:rPr>
          <w:fldChar w:fldCharType="begin"/>
        </w:r>
        <w:r w:rsidR="00BA455C">
          <w:rPr>
            <w:noProof/>
            <w:webHidden/>
          </w:rPr>
          <w:instrText xml:space="preserve"> PAGEREF _Toc120874333 \h </w:instrText>
        </w:r>
        <w:r w:rsidR="00BA455C">
          <w:rPr>
            <w:noProof/>
            <w:webHidden/>
          </w:rPr>
        </w:r>
        <w:r w:rsidR="00BA455C">
          <w:rPr>
            <w:noProof/>
            <w:webHidden/>
          </w:rPr>
          <w:fldChar w:fldCharType="separate"/>
        </w:r>
        <w:r w:rsidR="00574CC1">
          <w:rPr>
            <w:noProof/>
            <w:webHidden/>
          </w:rPr>
          <w:t>29</w:t>
        </w:r>
        <w:r w:rsidR="00BA455C">
          <w:rPr>
            <w:noProof/>
            <w:webHidden/>
          </w:rPr>
          <w:fldChar w:fldCharType="end"/>
        </w:r>
      </w:hyperlink>
    </w:p>
    <w:p w14:paraId="3DB9392A" w14:textId="7F89279D"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34" w:history="1">
        <w:r w:rsidR="00BA455C" w:rsidRPr="00902BF4">
          <w:rPr>
            <w:rStyle w:val="Hiperhivatkozs"/>
            <w:noProof/>
          </w:rPr>
          <w:t>4.3.3 Demóalkalmazás</w:t>
        </w:r>
        <w:r w:rsidR="00BA455C">
          <w:rPr>
            <w:noProof/>
            <w:webHidden/>
          </w:rPr>
          <w:tab/>
        </w:r>
        <w:r w:rsidR="00BA455C">
          <w:rPr>
            <w:noProof/>
            <w:webHidden/>
          </w:rPr>
          <w:fldChar w:fldCharType="begin"/>
        </w:r>
        <w:r w:rsidR="00BA455C">
          <w:rPr>
            <w:noProof/>
            <w:webHidden/>
          </w:rPr>
          <w:instrText xml:space="preserve"> PAGEREF _Toc120874334 \h </w:instrText>
        </w:r>
        <w:r w:rsidR="00BA455C">
          <w:rPr>
            <w:noProof/>
            <w:webHidden/>
          </w:rPr>
        </w:r>
        <w:r w:rsidR="00BA455C">
          <w:rPr>
            <w:noProof/>
            <w:webHidden/>
          </w:rPr>
          <w:fldChar w:fldCharType="separate"/>
        </w:r>
        <w:r w:rsidR="00574CC1">
          <w:rPr>
            <w:noProof/>
            <w:webHidden/>
          </w:rPr>
          <w:t>30</w:t>
        </w:r>
        <w:r w:rsidR="00BA455C">
          <w:rPr>
            <w:noProof/>
            <w:webHidden/>
          </w:rPr>
          <w:fldChar w:fldCharType="end"/>
        </w:r>
      </w:hyperlink>
    </w:p>
    <w:p w14:paraId="05D2C2A6" w14:textId="5EBA9888"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35" w:history="1">
        <w:r w:rsidR="00BA455C" w:rsidRPr="00902BF4">
          <w:rPr>
            <w:rStyle w:val="Hiperhivatkozs"/>
            <w:noProof/>
          </w:rPr>
          <w:t>4.4 Megvalósítás</w:t>
        </w:r>
        <w:r w:rsidR="00BA455C">
          <w:rPr>
            <w:noProof/>
            <w:webHidden/>
          </w:rPr>
          <w:tab/>
        </w:r>
        <w:r w:rsidR="00BA455C">
          <w:rPr>
            <w:noProof/>
            <w:webHidden/>
          </w:rPr>
          <w:fldChar w:fldCharType="begin"/>
        </w:r>
        <w:r w:rsidR="00BA455C">
          <w:rPr>
            <w:noProof/>
            <w:webHidden/>
          </w:rPr>
          <w:instrText xml:space="preserve"> PAGEREF _Toc120874335 \h </w:instrText>
        </w:r>
        <w:r w:rsidR="00BA455C">
          <w:rPr>
            <w:noProof/>
            <w:webHidden/>
          </w:rPr>
        </w:r>
        <w:r w:rsidR="00BA455C">
          <w:rPr>
            <w:noProof/>
            <w:webHidden/>
          </w:rPr>
          <w:fldChar w:fldCharType="separate"/>
        </w:r>
        <w:r w:rsidR="00574CC1">
          <w:rPr>
            <w:noProof/>
            <w:webHidden/>
          </w:rPr>
          <w:t>31</w:t>
        </w:r>
        <w:r w:rsidR="00BA455C">
          <w:rPr>
            <w:noProof/>
            <w:webHidden/>
          </w:rPr>
          <w:fldChar w:fldCharType="end"/>
        </w:r>
      </w:hyperlink>
    </w:p>
    <w:p w14:paraId="01820B3D" w14:textId="728C880F"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36" w:history="1">
        <w:r w:rsidR="00BA455C" w:rsidRPr="00902BF4">
          <w:rPr>
            <w:rStyle w:val="Hiperhivatkozs"/>
            <w:noProof/>
          </w:rPr>
          <w:t>4.4.1 Szerverpéldányok</w:t>
        </w:r>
        <w:r w:rsidR="00BA455C">
          <w:rPr>
            <w:noProof/>
            <w:webHidden/>
          </w:rPr>
          <w:tab/>
        </w:r>
        <w:r w:rsidR="00BA455C">
          <w:rPr>
            <w:noProof/>
            <w:webHidden/>
          </w:rPr>
          <w:fldChar w:fldCharType="begin"/>
        </w:r>
        <w:r w:rsidR="00BA455C">
          <w:rPr>
            <w:noProof/>
            <w:webHidden/>
          </w:rPr>
          <w:instrText xml:space="preserve"> PAGEREF _Toc120874336 \h </w:instrText>
        </w:r>
        <w:r w:rsidR="00BA455C">
          <w:rPr>
            <w:noProof/>
            <w:webHidden/>
          </w:rPr>
        </w:r>
        <w:r w:rsidR="00BA455C">
          <w:rPr>
            <w:noProof/>
            <w:webHidden/>
          </w:rPr>
          <w:fldChar w:fldCharType="separate"/>
        </w:r>
        <w:r w:rsidR="00574CC1">
          <w:rPr>
            <w:noProof/>
            <w:webHidden/>
          </w:rPr>
          <w:t>31</w:t>
        </w:r>
        <w:r w:rsidR="00BA455C">
          <w:rPr>
            <w:noProof/>
            <w:webHidden/>
          </w:rPr>
          <w:fldChar w:fldCharType="end"/>
        </w:r>
      </w:hyperlink>
    </w:p>
    <w:p w14:paraId="74F5C7B9" w14:textId="5CBCD858"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37" w:history="1">
        <w:r w:rsidR="00BA455C" w:rsidRPr="00902BF4">
          <w:rPr>
            <w:rStyle w:val="Hiperhivatkozs"/>
            <w:noProof/>
          </w:rPr>
          <w:t>4.4.2 Adatbázisok és a WordPress inicializálása</w:t>
        </w:r>
        <w:r w:rsidR="00BA455C">
          <w:rPr>
            <w:noProof/>
            <w:webHidden/>
          </w:rPr>
          <w:tab/>
        </w:r>
        <w:r w:rsidR="00BA455C">
          <w:rPr>
            <w:noProof/>
            <w:webHidden/>
          </w:rPr>
          <w:fldChar w:fldCharType="begin"/>
        </w:r>
        <w:r w:rsidR="00BA455C">
          <w:rPr>
            <w:noProof/>
            <w:webHidden/>
          </w:rPr>
          <w:instrText xml:space="preserve"> PAGEREF _Toc120874337 \h </w:instrText>
        </w:r>
        <w:r w:rsidR="00BA455C">
          <w:rPr>
            <w:noProof/>
            <w:webHidden/>
          </w:rPr>
        </w:r>
        <w:r w:rsidR="00BA455C">
          <w:rPr>
            <w:noProof/>
            <w:webHidden/>
          </w:rPr>
          <w:fldChar w:fldCharType="separate"/>
        </w:r>
        <w:r w:rsidR="00574CC1">
          <w:rPr>
            <w:noProof/>
            <w:webHidden/>
          </w:rPr>
          <w:t>32</w:t>
        </w:r>
        <w:r w:rsidR="00BA455C">
          <w:rPr>
            <w:noProof/>
            <w:webHidden/>
          </w:rPr>
          <w:fldChar w:fldCharType="end"/>
        </w:r>
      </w:hyperlink>
    </w:p>
    <w:p w14:paraId="13FBF6A0" w14:textId="39A29B19"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38" w:history="1">
        <w:r w:rsidR="00BA455C" w:rsidRPr="00902BF4">
          <w:rPr>
            <w:rStyle w:val="Hiperhivatkozs"/>
            <w:noProof/>
          </w:rPr>
          <w:t>4.4.3 Adatbázisok összekapcsolása</w:t>
        </w:r>
        <w:r w:rsidR="00BA455C">
          <w:rPr>
            <w:noProof/>
            <w:webHidden/>
          </w:rPr>
          <w:tab/>
        </w:r>
        <w:r w:rsidR="00BA455C">
          <w:rPr>
            <w:noProof/>
            <w:webHidden/>
          </w:rPr>
          <w:fldChar w:fldCharType="begin"/>
        </w:r>
        <w:r w:rsidR="00BA455C">
          <w:rPr>
            <w:noProof/>
            <w:webHidden/>
          </w:rPr>
          <w:instrText xml:space="preserve"> PAGEREF _Toc120874338 \h </w:instrText>
        </w:r>
        <w:r w:rsidR="00BA455C">
          <w:rPr>
            <w:noProof/>
            <w:webHidden/>
          </w:rPr>
        </w:r>
        <w:r w:rsidR="00BA455C">
          <w:rPr>
            <w:noProof/>
            <w:webHidden/>
          </w:rPr>
          <w:fldChar w:fldCharType="separate"/>
        </w:r>
        <w:r w:rsidR="00574CC1">
          <w:rPr>
            <w:noProof/>
            <w:webHidden/>
          </w:rPr>
          <w:t>34</w:t>
        </w:r>
        <w:r w:rsidR="00BA455C">
          <w:rPr>
            <w:noProof/>
            <w:webHidden/>
          </w:rPr>
          <w:fldChar w:fldCharType="end"/>
        </w:r>
      </w:hyperlink>
    </w:p>
    <w:p w14:paraId="4431253A" w14:textId="57E805A8"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39" w:history="1">
        <w:r w:rsidR="00BA455C" w:rsidRPr="00902BF4">
          <w:rPr>
            <w:rStyle w:val="Hiperhivatkozs"/>
            <w:noProof/>
          </w:rPr>
          <w:t>4.5 A megvalósítás során jelentkezett problémák</w:t>
        </w:r>
        <w:r w:rsidR="00BA455C">
          <w:rPr>
            <w:noProof/>
            <w:webHidden/>
          </w:rPr>
          <w:tab/>
        </w:r>
        <w:r w:rsidR="00BA455C">
          <w:rPr>
            <w:noProof/>
            <w:webHidden/>
          </w:rPr>
          <w:fldChar w:fldCharType="begin"/>
        </w:r>
        <w:r w:rsidR="00BA455C">
          <w:rPr>
            <w:noProof/>
            <w:webHidden/>
          </w:rPr>
          <w:instrText xml:space="preserve"> PAGEREF _Toc120874339 \h </w:instrText>
        </w:r>
        <w:r w:rsidR="00BA455C">
          <w:rPr>
            <w:noProof/>
            <w:webHidden/>
          </w:rPr>
        </w:r>
        <w:r w:rsidR="00BA455C">
          <w:rPr>
            <w:noProof/>
            <w:webHidden/>
          </w:rPr>
          <w:fldChar w:fldCharType="separate"/>
        </w:r>
        <w:r w:rsidR="00574CC1">
          <w:rPr>
            <w:noProof/>
            <w:webHidden/>
          </w:rPr>
          <w:t>36</w:t>
        </w:r>
        <w:r w:rsidR="00BA455C">
          <w:rPr>
            <w:noProof/>
            <w:webHidden/>
          </w:rPr>
          <w:fldChar w:fldCharType="end"/>
        </w:r>
      </w:hyperlink>
    </w:p>
    <w:p w14:paraId="2C6DF864" w14:textId="2AAAE192"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40" w:history="1">
        <w:r w:rsidR="00BA455C" w:rsidRPr="00902BF4">
          <w:rPr>
            <w:rStyle w:val="Hiperhivatkozs"/>
            <w:noProof/>
          </w:rPr>
          <w:t>4.6 A működő rendszer megvalósítása</w:t>
        </w:r>
        <w:r w:rsidR="00BA455C">
          <w:rPr>
            <w:noProof/>
            <w:webHidden/>
          </w:rPr>
          <w:tab/>
        </w:r>
        <w:r w:rsidR="00BA455C">
          <w:rPr>
            <w:noProof/>
            <w:webHidden/>
          </w:rPr>
          <w:fldChar w:fldCharType="begin"/>
        </w:r>
        <w:r w:rsidR="00BA455C">
          <w:rPr>
            <w:noProof/>
            <w:webHidden/>
          </w:rPr>
          <w:instrText xml:space="preserve"> PAGEREF _Toc120874340 \h </w:instrText>
        </w:r>
        <w:r w:rsidR="00BA455C">
          <w:rPr>
            <w:noProof/>
            <w:webHidden/>
          </w:rPr>
        </w:r>
        <w:r w:rsidR="00BA455C">
          <w:rPr>
            <w:noProof/>
            <w:webHidden/>
          </w:rPr>
          <w:fldChar w:fldCharType="separate"/>
        </w:r>
        <w:r w:rsidR="00574CC1">
          <w:rPr>
            <w:noProof/>
            <w:webHidden/>
          </w:rPr>
          <w:t>38</w:t>
        </w:r>
        <w:r w:rsidR="00BA455C">
          <w:rPr>
            <w:noProof/>
            <w:webHidden/>
          </w:rPr>
          <w:fldChar w:fldCharType="end"/>
        </w:r>
      </w:hyperlink>
    </w:p>
    <w:p w14:paraId="11DED166" w14:textId="23821D80"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41" w:history="1">
        <w:r w:rsidR="00BA455C" w:rsidRPr="00902BF4">
          <w:rPr>
            <w:rStyle w:val="Hiperhivatkozs"/>
            <w:noProof/>
          </w:rPr>
          <w:t>4.6.1 Az Üzenőfal</w:t>
        </w:r>
        <w:r w:rsidR="00BA455C">
          <w:rPr>
            <w:noProof/>
            <w:webHidden/>
          </w:rPr>
          <w:tab/>
        </w:r>
        <w:r w:rsidR="00BA455C">
          <w:rPr>
            <w:noProof/>
            <w:webHidden/>
          </w:rPr>
          <w:fldChar w:fldCharType="begin"/>
        </w:r>
        <w:r w:rsidR="00BA455C">
          <w:rPr>
            <w:noProof/>
            <w:webHidden/>
          </w:rPr>
          <w:instrText xml:space="preserve"> PAGEREF _Toc120874341 \h </w:instrText>
        </w:r>
        <w:r w:rsidR="00BA455C">
          <w:rPr>
            <w:noProof/>
            <w:webHidden/>
          </w:rPr>
        </w:r>
        <w:r w:rsidR="00BA455C">
          <w:rPr>
            <w:noProof/>
            <w:webHidden/>
          </w:rPr>
          <w:fldChar w:fldCharType="separate"/>
        </w:r>
        <w:r w:rsidR="00574CC1">
          <w:rPr>
            <w:noProof/>
            <w:webHidden/>
          </w:rPr>
          <w:t>38</w:t>
        </w:r>
        <w:r w:rsidR="00BA455C">
          <w:rPr>
            <w:noProof/>
            <w:webHidden/>
          </w:rPr>
          <w:fldChar w:fldCharType="end"/>
        </w:r>
      </w:hyperlink>
    </w:p>
    <w:p w14:paraId="2C13EAF5" w14:textId="498193A8"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42" w:history="1">
        <w:r w:rsidR="00BA455C" w:rsidRPr="00902BF4">
          <w:rPr>
            <w:rStyle w:val="Hiperhivatkozs"/>
            <w:noProof/>
          </w:rPr>
          <w:t>4.6.2 Az elosztott rendszer terheléselosztó képessége</w:t>
        </w:r>
        <w:r w:rsidR="00BA455C">
          <w:rPr>
            <w:noProof/>
            <w:webHidden/>
          </w:rPr>
          <w:tab/>
        </w:r>
        <w:r w:rsidR="00BA455C">
          <w:rPr>
            <w:noProof/>
            <w:webHidden/>
          </w:rPr>
          <w:fldChar w:fldCharType="begin"/>
        </w:r>
        <w:r w:rsidR="00BA455C">
          <w:rPr>
            <w:noProof/>
            <w:webHidden/>
          </w:rPr>
          <w:instrText xml:space="preserve"> PAGEREF _Toc120874342 \h </w:instrText>
        </w:r>
        <w:r w:rsidR="00BA455C">
          <w:rPr>
            <w:noProof/>
            <w:webHidden/>
          </w:rPr>
        </w:r>
        <w:r w:rsidR="00BA455C">
          <w:rPr>
            <w:noProof/>
            <w:webHidden/>
          </w:rPr>
          <w:fldChar w:fldCharType="separate"/>
        </w:r>
        <w:r w:rsidR="00574CC1">
          <w:rPr>
            <w:noProof/>
            <w:webHidden/>
          </w:rPr>
          <w:t>39</w:t>
        </w:r>
        <w:r w:rsidR="00BA455C">
          <w:rPr>
            <w:noProof/>
            <w:webHidden/>
          </w:rPr>
          <w:fldChar w:fldCharType="end"/>
        </w:r>
      </w:hyperlink>
    </w:p>
    <w:p w14:paraId="132975A0" w14:textId="2CAF7875" w:rsidR="00BA455C" w:rsidRDefault="00EB04B5">
      <w:pPr>
        <w:pStyle w:val="TJ1"/>
        <w:rPr>
          <w:rFonts w:asciiTheme="minorHAnsi" w:eastAsiaTheme="minorEastAsia" w:hAnsiTheme="minorHAnsi" w:cstheme="minorBidi"/>
          <w:b w:val="0"/>
          <w:noProof/>
          <w:sz w:val="22"/>
          <w:szCs w:val="22"/>
          <w:lang w:eastAsia="hu-HU"/>
        </w:rPr>
      </w:pPr>
      <w:hyperlink w:anchor="_Toc120874343" w:history="1">
        <w:r w:rsidR="00BA455C" w:rsidRPr="00902BF4">
          <w:rPr>
            <w:rStyle w:val="Hiperhivatkozs"/>
            <w:noProof/>
          </w:rPr>
          <w:t>5 Automatikus skálázás</w:t>
        </w:r>
        <w:r w:rsidR="00BA455C">
          <w:rPr>
            <w:noProof/>
            <w:webHidden/>
          </w:rPr>
          <w:tab/>
        </w:r>
        <w:r w:rsidR="00BA455C">
          <w:rPr>
            <w:noProof/>
            <w:webHidden/>
          </w:rPr>
          <w:fldChar w:fldCharType="begin"/>
        </w:r>
        <w:r w:rsidR="00BA455C">
          <w:rPr>
            <w:noProof/>
            <w:webHidden/>
          </w:rPr>
          <w:instrText xml:space="preserve"> PAGEREF _Toc120874343 \h </w:instrText>
        </w:r>
        <w:r w:rsidR="00BA455C">
          <w:rPr>
            <w:noProof/>
            <w:webHidden/>
          </w:rPr>
        </w:r>
        <w:r w:rsidR="00BA455C">
          <w:rPr>
            <w:noProof/>
            <w:webHidden/>
          </w:rPr>
          <w:fldChar w:fldCharType="separate"/>
        </w:r>
        <w:r w:rsidR="00574CC1">
          <w:rPr>
            <w:noProof/>
            <w:webHidden/>
          </w:rPr>
          <w:t>42</w:t>
        </w:r>
        <w:r w:rsidR="00BA455C">
          <w:rPr>
            <w:noProof/>
            <w:webHidden/>
          </w:rPr>
          <w:fldChar w:fldCharType="end"/>
        </w:r>
      </w:hyperlink>
    </w:p>
    <w:p w14:paraId="38922C94" w14:textId="1F6366C8"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44" w:history="1">
        <w:r w:rsidR="00BA455C" w:rsidRPr="00902BF4">
          <w:rPr>
            <w:rStyle w:val="Hiperhivatkozs"/>
            <w:noProof/>
          </w:rPr>
          <w:t>5.1 A megoldási módszerek</w:t>
        </w:r>
        <w:r w:rsidR="00BA455C">
          <w:rPr>
            <w:noProof/>
            <w:webHidden/>
          </w:rPr>
          <w:tab/>
        </w:r>
        <w:r w:rsidR="00BA455C">
          <w:rPr>
            <w:noProof/>
            <w:webHidden/>
          </w:rPr>
          <w:fldChar w:fldCharType="begin"/>
        </w:r>
        <w:r w:rsidR="00BA455C">
          <w:rPr>
            <w:noProof/>
            <w:webHidden/>
          </w:rPr>
          <w:instrText xml:space="preserve"> PAGEREF _Toc120874344 \h </w:instrText>
        </w:r>
        <w:r w:rsidR="00BA455C">
          <w:rPr>
            <w:noProof/>
            <w:webHidden/>
          </w:rPr>
        </w:r>
        <w:r w:rsidR="00BA455C">
          <w:rPr>
            <w:noProof/>
            <w:webHidden/>
          </w:rPr>
          <w:fldChar w:fldCharType="separate"/>
        </w:r>
        <w:r w:rsidR="00574CC1">
          <w:rPr>
            <w:noProof/>
            <w:webHidden/>
          </w:rPr>
          <w:t>43</w:t>
        </w:r>
        <w:r w:rsidR="00BA455C">
          <w:rPr>
            <w:noProof/>
            <w:webHidden/>
          </w:rPr>
          <w:fldChar w:fldCharType="end"/>
        </w:r>
      </w:hyperlink>
    </w:p>
    <w:p w14:paraId="5AC4FF1C" w14:textId="758C814E"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45" w:history="1">
        <w:r w:rsidR="00BA455C" w:rsidRPr="00902BF4">
          <w:rPr>
            <w:rStyle w:val="Hiperhivatkozs"/>
            <w:noProof/>
          </w:rPr>
          <w:t>5.2 Felelősségek és feladatok</w:t>
        </w:r>
        <w:r w:rsidR="00BA455C">
          <w:rPr>
            <w:noProof/>
            <w:webHidden/>
          </w:rPr>
          <w:tab/>
        </w:r>
        <w:r w:rsidR="00BA455C">
          <w:rPr>
            <w:noProof/>
            <w:webHidden/>
          </w:rPr>
          <w:fldChar w:fldCharType="begin"/>
        </w:r>
        <w:r w:rsidR="00BA455C">
          <w:rPr>
            <w:noProof/>
            <w:webHidden/>
          </w:rPr>
          <w:instrText xml:space="preserve"> PAGEREF _Toc120874345 \h </w:instrText>
        </w:r>
        <w:r w:rsidR="00BA455C">
          <w:rPr>
            <w:noProof/>
            <w:webHidden/>
          </w:rPr>
        </w:r>
        <w:r w:rsidR="00BA455C">
          <w:rPr>
            <w:noProof/>
            <w:webHidden/>
          </w:rPr>
          <w:fldChar w:fldCharType="separate"/>
        </w:r>
        <w:r w:rsidR="00574CC1">
          <w:rPr>
            <w:noProof/>
            <w:webHidden/>
          </w:rPr>
          <w:t>44</w:t>
        </w:r>
        <w:r w:rsidR="00BA455C">
          <w:rPr>
            <w:noProof/>
            <w:webHidden/>
          </w:rPr>
          <w:fldChar w:fldCharType="end"/>
        </w:r>
      </w:hyperlink>
    </w:p>
    <w:p w14:paraId="527BAABD" w14:textId="6409AA65"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46" w:history="1">
        <w:r w:rsidR="00BA455C" w:rsidRPr="00902BF4">
          <w:rPr>
            <w:rStyle w:val="Hiperhivatkozs"/>
            <w:noProof/>
          </w:rPr>
          <w:t>5.2.1 Operatív szerver</w:t>
        </w:r>
        <w:r w:rsidR="00BA455C">
          <w:rPr>
            <w:noProof/>
            <w:webHidden/>
          </w:rPr>
          <w:tab/>
        </w:r>
        <w:r w:rsidR="00BA455C">
          <w:rPr>
            <w:noProof/>
            <w:webHidden/>
          </w:rPr>
          <w:fldChar w:fldCharType="begin"/>
        </w:r>
        <w:r w:rsidR="00BA455C">
          <w:rPr>
            <w:noProof/>
            <w:webHidden/>
          </w:rPr>
          <w:instrText xml:space="preserve"> PAGEREF _Toc120874346 \h </w:instrText>
        </w:r>
        <w:r w:rsidR="00BA455C">
          <w:rPr>
            <w:noProof/>
            <w:webHidden/>
          </w:rPr>
        </w:r>
        <w:r w:rsidR="00BA455C">
          <w:rPr>
            <w:noProof/>
            <w:webHidden/>
          </w:rPr>
          <w:fldChar w:fldCharType="separate"/>
        </w:r>
        <w:r w:rsidR="00574CC1">
          <w:rPr>
            <w:noProof/>
            <w:webHidden/>
          </w:rPr>
          <w:t>44</w:t>
        </w:r>
        <w:r w:rsidR="00BA455C">
          <w:rPr>
            <w:noProof/>
            <w:webHidden/>
          </w:rPr>
          <w:fldChar w:fldCharType="end"/>
        </w:r>
      </w:hyperlink>
    </w:p>
    <w:p w14:paraId="6D51FF21" w14:textId="20984FE6"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47" w:history="1">
        <w:r w:rsidR="00BA455C" w:rsidRPr="00902BF4">
          <w:rPr>
            <w:rStyle w:val="Hiperhivatkozs"/>
            <w:noProof/>
          </w:rPr>
          <w:t>5.2.2 Master szerver</w:t>
        </w:r>
        <w:r w:rsidR="00BA455C">
          <w:rPr>
            <w:noProof/>
            <w:webHidden/>
          </w:rPr>
          <w:tab/>
        </w:r>
        <w:r w:rsidR="00BA455C">
          <w:rPr>
            <w:noProof/>
            <w:webHidden/>
          </w:rPr>
          <w:fldChar w:fldCharType="begin"/>
        </w:r>
        <w:r w:rsidR="00BA455C">
          <w:rPr>
            <w:noProof/>
            <w:webHidden/>
          </w:rPr>
          <w:instrText xml:space="preserve"> PAGEREF _Toc120874347 \h </w:instrText>
        </w:r>
        <w:r w:rsidR="00BA455C">
          <w:rPr>
            <w:noProof/>
            <w:webHidden/>
          </w:rPr>
        </w:r>
        <w:r w:rsidR="00BA455C">
          <w:rPr>
            <w:noProof/>
            <w:webHidden/>
          </w:rPr>
          <w:fldChar w:fldCharType="separate"/>
        </w:r>
        <w:r w:rsidR="00574CC1">
          <w:rPr>
            <w:noProof/>
            <w:webHidden/>
          </w:rPr>
          <w:t>47</w:t>
        </w:r>
        <w:r w:rsidR="00BA455C">
          <w:rPr>
            <w:noProof/>
            <w:webHidden/>
          </w:rPr>
          <w:fldChar w:fldCharType="end"/>
        </w:r>
      </w:hyperlink>
    </w:p>
    <w:p w14:paraId="7DB59975" w14:textId="788F72A6"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48" w:history="1">
        <w:r w:rsidR="00BA455C" w:rsidRPr="00902BF4">
          <w:rPr>
            <w:rStyle w:val="Hiperhivatkozs"/>
            <w:noProof/>
          </w:rPr>
          <w:t>5.2.3 Futtatókörnyezet</w:t>
        </w:r>
        <w:r w:rsidR="00BA455C">
          <w:rPr>
            <w:noProof/>
            <w:webHidden/>
          </w:rPr>
          <w:tab/>
        </w:r>
        <w:r w:rsidR="00BA455C">
          <w:rPr>
            <w:noProof/>
            <w:webHidden/>
          </w:rPr>
          <w:fldChar w:fldCharType="begin"/>
        </w:r>
        <w:r w:rsidR="00BA455C">
          <w:rPr>
            <w:noProof/>
            <w:webHidden/>
          </w:rPr>
          <w:instrText xml:space="preserve"> PAGEREF _Toc120874348 \h </w:instrText>
        </w:r>
        <w:r w:rsidR="00BA455C">
          <w:rPr>
            <w:noProof/>
            <w:webHidden/>
          </w:rPr>
        </w:r>
        <w:r w:rsidR="00BA455C">
          <w:rPr>
            <w:noProof/>
            <w:webHidden/>
          </w:rPr>
          <w:fldChar w:fldCharType="separate"/>
        </w:r>
        <w:r w:rsidR="00574CC1">
          <w:rPr>
            <w:noProof/>
            <w:webHidden/>
          </w:rPr>
          <w:t>48</w:t>
        </w:r>
        <w:r w:rsidR="00BA455C">
          <w:rPr>
            <w:noProof/>
            <w:webHidden/>
          </w:rPr>
          <w:fldChar w:fldCharType="end"/>
        </w:r>
      </w:hyperlink>
    </w:p>
    <w:p w14:paraId="3ACD231A" w14:textId="3596C76B"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49" w:history="1">
        <w:r w:rsidR="00BA455C" w:rsidRPr="00902BF4">
          <w:rPr>
            <w:rStyle w:val="Hiperhivatkozs"/>
            <w:noProof/>
          </w:rPr>
          <w:t>5.3 A terhelésről</w:t>
        </w:r>
        <w:r w:rsidR="00BA455C">
          <w:rPr>
            <w:noProof/>
            <w:webHidden/>
          </w:rPr>
          <w:tab/>
        </w:r>
        <w:r w:rsidR="00BA455C">
          <w:rPr>
            <w:noProof/>
            <w:webHidden/>
          </w:rPr>
          <w:fldChar w:fldCharType="begin"/>
        </w:r>
        <w:r w:rsidR="00BA455C">
          <w:rPr>
            <w:noProof/>
            <w:webHidden/>
          </w:rPr>
          <w:instrText xml:space="preserve"> PAGEREF _Toc120874349 \h </w:instrText>
        </w:r>
        <w:r w:rsidR="00BA455C">
          <w:rPr>
            <w:noProof/>
            <w:webHidden/>
          </w:rPr>
        </w:r>
        <w:r w:rsidR="00BA455C">
          <w:rPr>
            <w:noProof/>
            <w:webHidden/>
          </w:rPr>
          <w:fldChar w:fldCharType="separate"/>
        </w:r>
        <w:r w:rsidR="00574CC1">
          <w:rPr>
            <w:noProof/>
            <w:webHidden/>
          </w:rPr>
          <w:t>50</w:t>
        </w:r>
        <w:r w:rsidR="00BA455C">
          <w:rPr>
            <w:noProof/>
            <w:webHidden/>
          </w:rPr>
          <w:fldChar w:fldCharType="end"/>
        </w:r>
      </w:hyperlink>
    </w:p>
    <w:p w14:paraId="6AC87130" w14:textId="1B938FE3"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50" w:history="1">
        <w:r w:rsidR="00BA455C" w:rsidRPr="00902BF4">
          <w:rPr>
            <w:rStyle w:val="Hiperhivatkozs"/>
            <w:noProof/>
          </w:rPr>
          <w:t>5.3.1 A terhelés monitorozása</w:t>
        </w:r>
        <w:r w:rsidR="00BA455C">
          <w:rPr>
            <w:noProof/>
            <w:webHidden/>
          </w:rPr>
          <w:tab/>
        </w:r>
        <w:r w:rsidR="00BA455C">
          <w:rPr>
            <w:noProof/>
            <w:webHidden/>
          </w:rPr>
          <w:fldChar w:fldCharType="begin"/>
        </w:r>
        <w:r w:rsidR="00BA455C">
          <w:rPr>
            <w:noProof/>
            <w:webHidden/>
          </w:rPr>
          <w:instrText xml:space="preserve"> PAGEREF _Toc120874350 \h </w:instrText>
        </w:r>
        <w:r w:rsidR="00BA455C">
          <w:rPr>
            <w:noProof/>
            <w:webHidden/>
          </w:rPr>
        </w:r>
        <w:r w:rsidR="00BA455C">
          <w:rPr>
            <w:noProof/>
            <w:webHidden/>
          </w:rPr>
          <w:fldChar w:fldCharType="separate"/>
        </w:r>
        <w:r w:rsidR="00574CC1">
          <w:rPr>
            <w:noProof/>
            <w:webHidden/>
          </w:rPr>
          <w:t>51</w:t>
        </w:r>
        <w:r w:rsidR="00BA455C">
          <w:rPr>
            <w:noProof/>
            <w:webHidden/>
          </w:rPr>
          <w:fldChar w:fldCharType="end"/>
        </w:r>
      </w:hyperlink>
    </w:p>
    <w:p w14:paraId="26AB28FD" w14:textId="34206172" w:rsidR="00BA455C" w:rsidRDefault="00EB04B5">
      <w:pPr>
        <w:pStyle w:val="TJ3"/>
        <w:tabs>
          <w:tab w:val="right" w:leader="dot" w:pos="8494"/>
        </w:tabs>
        <w:rPr>
          <w:rFonts w:asciiTheme="minorHAnsi" w:eastAsiaTheme="minorEastAsia" w:hAnsiTheme="minorHAnsi" w:cstheme="minorBidi"/>
          <w:noProof/>
          <w:sz w:val="22"/>
          <w:szCs w:val="22"/>
          <w:lang w:eastAsia="hu-HU"/>
        </w:rPr>
      </w:pPr>
      <w:hyperlink w:anchor="_Toc120874351" w:history="1">
        <w:r w:rsidR="00BA455C" w:rsidRPr="00902BF4">
          <w:rPr>
            <w:rStyle w:val="Hiperhivatkozs"/>
            <w:noProof/>
          </w:rPr>
          <w:t>5.3.2 Döntés a terhelés függvényében</w:t>
        </w:r>
        <w:r w:rsidR="00BA455C">
          <w:rPr>
            <w:noProof/>
            <w:webHidden/>
          </w:rPr>
          <w:tab/>
        </w:r>
        <w:r w:rsidR="00BA455C">
          <w:rPr>
            <w:noProof/>
            <w:webHidden/>
          </w:rPr>
          <w:fldChar w:fldCharType="begin"/>
        </w:r>
        <w:r w:rsidR="00BA455C">
          <w:rPr>
            <w:noProof/>
            <w:webHidden/>
          </w:rPr>
          <w:instrText xml:space="preserve"> PAGEREF _Toc120874351 \h </w:instrText>
        </w:r>
        <w:r w:rsidR="00BA455C">
          <w:rPr>
            <w:noProof/>
            <w:webHidden/>
          </w:rPr>
        </w:r>
        <w:r w:rsidR="00BA455C">
          <w:rPr>
            <w:noProof/>
            <w:webHidden/>
          </w:rPr>
          <w:fldChar w:fldCharType="separate"/>
        </w:r>
        <w:r w:rsidR="00574CC1">
          <w:rPr>
            <w:noProof/>
            <w:webHidden/>
          </w:rPr>
          <w:t>53</w:t>
        </w:r>
        <w:r w:rsidR="00BA455C">
          <w:rPr>
            <w:noProof/>
            <w:webHidden/>
          </w:rPr>
          <w:fldChar w:fldCharType="end"/>
        </w:r>
      </w:hyperlink>
    </w:p>
    <w:p w14:paraId="0F5030C7" w14:textId="19CD130C" w:rsidR="00BA455C" w:rsidRDefault="00EB04B5">
      <w:pPr>
        <w:pStyle w:val="TJ1"/>
        <w:rPr>
          <w:rFonts w:asciiTheme="minorHAnsi" w:eastAsiaTheme="minorEastAsia" w:hAnsiTheme="minorHAnsi" w:cstheme="minorBidi"/>
          <w:b w:val="0"/>
          <w:noProof/>
          <w:sz w:val="22"/>
          <w:szCs w:val="22"/>
          <w:lang w:eastAsia="hu-HU"/>
        </w:rPr>
      </w:pPr>
      <w:hyperlink w:anchor="_Toc120874352" w:history="1">
        <w:r w:rsidR="00BA455C" w:rsidRPr="00902BF4">
          <w:rPr>
            <w:rStyle w:val="Hiperhivatkozs"/>
            <w:noProof/>
          </w:rPr>
          <w:t>6 Eredmények bemutatása és értékelés</w:t>
        </w:r>
        <w:r w:rsidR="00BA455C">
          <w:rPr>
            <w:noProof/>
            <w:webHidden/>
          </w:rPr>
          <w:tab/>
        </w:r>
        <w:r w:rsidR="00BA455C">
          <w:rPr>
            <w:noProof/>
            <w:webHidden/>
          </w:rPr>
          <w:fldChar w:fldCharType="begin"/>
        </w:r>
        <w:r w:rsidR="00BA455C">
          <w:rPr>
            <w:noProof/>
            <w:webHidden/>
          </w:rPr>
          <w:instrText xml:space="preserve"> PAGEREF _Toc120874352 \h </w:instrText>
        </w:r>
        <w:r w:rsidR="00BA455C">
          <w:rPr>
            <w:noProof/>
            <w:webHidden/>
          </w:rPr>
        </w:r>
        <w:r w:rsidR="00BA455C">
          <w:rPr>
            <w:noProof/>
            <w:webHidden/>
          </w:rPr>
          <w:fldChar w:fldCharType="separate"/>
        </w:r>
        <w:r w:rsidR="00574CC1">
          <w:rPr>
            <w:noProof/>
            <w:webHidden/>
          </w:rPr>
          <w:t>55</w:t>
        </w:r>
        <w:r w:rsidR="00BA455C">
          <w:rPr>
            <w:noProof/>
            <w:webHidden/>
          </w:rPr>
          <w:fldChar w:fldCharType="end"/>
        </w:r>
      </w:hyperlink>
    </w:p>
    <w:p w14:paraId="126C04FB" w14:textId="6ED414B3"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53" w:history="1">
        <w:r w:rsidR="00BA455C" w:rsidRPr="00902BF4">
          <w:rPr>
            <w:rStyle w:val="Hiperhivatkozs"/>
            <w:noProof/>
          </w:rPr>
          <w:t>6.1 Általános értékelés</w:t>
        </w:r>
        <w:r w:rsidR="00BA455C">
          <w:rPr>
            <w:noProof/>
            <w:webHidden/>
          </w:rPr>
          <w:tab/>
        </w:r>
        <w:r w:rsidR="00BA455C">
          <w:rPr>
            <w:noProof/>
            <w:webHidden/>
          </w:rPr>
          <w:fldChar w:fldCharType="begin"/>
        </w:r>
        <w:r w:rsidR="00BA455C">
          <w:rPr>
            <w:noProof/>
            <w:webHidden/>
          </w:rPr>
          <w:instrText xml:space="preserve"> PAGEREF _Toc120874353 \h </w:instrText>
        </w:r>
        <w:r w:rsidR="00BA455C">
          <w:rPr>
            <w:noProof/>
            <w:webHidden/>
          </w:rPr>
        </w:r>
        <w:r w:rsidR="00BA455C">
          <w:rPr>
            <w:noProof/>
            <w:webHidden/>
          </w:rPr>
          <w:fldChar w:fldCharType="separate"/>
        </w:r>
        <w:r w:rsidR="00574CC1">
          <w:rPr>
            <w:noProof/>
            <w:webHidden/>
          </w:rPr>
          <w:t>55</w:t>
        </w:r>
        <w:r w:rsidR="00BA455C">
          <w:rPr>
            <w:noProof/>
            <w:webHidden/>
          </w:rPr>
          <w:fldChar w:fldCharType="end"/>
        </w:r>
      </w:hyperlink>
    </w:p>
    <w:p w14:paraId="5507DDFC" w14:textId="65F5FADE"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54" w:history="1">
        <w:r w:rsidR="00BA455C" w:rsidRPr="00902BF4">
          <w:rPr>
            <w:rStyle w:val="Hiperhivatkozs"/>
            <w:noProof/>
          </w:rPr>
          <w:t>6.2 Sebezhetőségek, gyengeségek</w:t>
        </w:r>
        <w:r w:rsidR="00BA455C">
          <w:rPr>
            <w:noProof/>
            <w:webHidden/>
          </w:rPr>
          <w:tab/>
        </w:r>
        <w:r w:rsidR="00BA455C">
          <w:rPr>
            <w:noProof/>
            <w:webHidden/>
          </w:rPr>
          <w:fldChar w:fldCharType="begin"/>
        </w:r>
        <w:r w:rsidR="00BA455C">
          <w:rPr>
            <w:noProof/>
            <w:webHidden/>
          </w:rPr>
          <w:instrText xml:space="preserve"> PAGEREF _Toc120874354 \h </w:instrText>
        </w:r>
        <w:r w:rsidR="00BA455C">
          <w:rPr>
            <w:noProof/>
            <w:webHidden/>
          </w:rPr>
        </w:r>
        <w:r w:rsidR="00BA455C">
          <w:rPr>
            <w:noProof/>
            <w:webHidden/>
          </w:rPr>
          <w:fldChar w:fldCharType="separate"/>
        </w:r>
        <w:r w:rsidR="00574CC1">
          <w:rPr>
            <w:noProof/>
            <w:webHidden/>
          </w:rPr>
          <w:t>56</w:t>
        </w:r>
        <w:r w:rsidR="00BA455C">
          <w:rPr>
            <w:noProof/>
            <w:webHidden/>
          </w:rPr>
          <w:fldChar w:fldCharType="end"/>
        </w:r>
      </w:hyperlink>
    </w:p>
    <w:p w14:paraId="29DBED5B" w14:textId="0388C03F" w:rsidR="00BA455C" w:rsidRDefault="00EB04B5">
      <w:pPr>
        <w:pStyle w:val="TJ2"/>
        <w:tabs>
          <w:tab w:val="right" w:leader="dot" w:pos="8494"/>
        </w:tabs>
        <w:rPr>
          <w:rFonts w:asciiTheme="minorHAnsi" w:eastAsiaTheme="minorEastAsia" w:hAnsiTheme="minorHAnsi" w:cstheme="minorBidi"/>
          <w:noProof/>
          <w:sz w:val="22"/>
          <w:szCs w:val="22"/>
          <w:lang w:eastAsia="hu-HU"/>
        </w:rPr>
      </w:pPr>
      <w:hyperlink w:anchor="_Toc120874355" w:history="1">
        <w:r w:rsidR="00BA455C" w:rsidRPr="00902BF4">
          <w:rPr>
            <w:rStyle w:val="Hiperhivatkozs"/>
            <w:noProof/>
          </w:rPr>
          <w:t>6.3 Továbbfejlesztési lehetőségek</w:t>
        </w:r>
        <w:r w:rsidR="00BA455C">
          <w:rPr>
            <w:noProof/>
            <w:webHidden/>
          </w:rPr>
          <w:tab/>
        </w:r>
        <w:r w:rsidR="00BA455C">
          <w:rPr>
            <w:noProof/>
            <w:webHidden/>
          </w:rPr>
          <w:fldChar w:fldCharType="begin"/>
        </w:r>
        <w:r w:rsidR="00BA455C">
          <w:rPr>
            <w:noProof/>
            <w:webHidden/>
          </w:rPr>
          <w:instrText xml:space="preserve"> PAGEREF _Toc120874355 \h </w:instrText>
        </w:r>
        <w:r w:rsidR="00BA455C">
          <w:rPr>
            <w:noProof/>
            <w:webHidden/>
          </w:rPr>
        </w:r>
        <w:r w:rsidR="00BA455C">
          <w:rPr>
            <w:noProof/>
            <w:webHidden/>
          </w:rPr>
          <w:fldChar w:fldCharType="separate"/>
        </w:r>
        <w:r w:rsidR="00574CC1">
          <w:rPr>
            <w:noProof/>
            <w:webHidden/>
          </w:rPr>
          <w:t>57</w:t>
        </w:r>
        <w:r w:rsidR="00BA455C">
          <w:rPr>
            <w:noProof/>
            <w:webHidden/>
          </w:rPr>
          <w:fldChar w:fldCharType="end"/>
        </w:r>
      </w:hyperlink>
    </w:p>
    <w:p w14:paraId="752D899B" w14:textId="1A339A3A" w:rsidR="00BA455C" w:rsidRDefault="00EB04B5">
      <w:pPr>
        <w:pStyle w:val="TJ1"/>
        <w:rPr>
          <w:rFonts w:asciiTheme="minorHAnsi" w:eastAsiaTheme="minorEastAsia" w:hAnsiTheme="minorHAnsi" w:cstheme="minorBidi"/>
          <w:b w:val="0"/>
          <w:noProof/>
          <w:sz w:val="22"/>
          <w:szCs w:val="22"/>
          <w:lang w:eastAsia="hu-HU"/>
        </w:rPr>
      </w:pPr>
      <w:hyperlink w:anchor="_Toc120874356" w:history="1">
        <w:r w:rsidR="00BA455C" w:rsidRPr="00902BF4">
          <w:rPr>
            <w:rStyle w:val="Hiperhivatkozs"/>
            <w:noProof/>
          </w:rPr>
          <w:t>7 Hivatkozások</w:t>
        </w:r>
        <w:r w:rsidR="00BA455C">
          <w:rPr>
            <w:noProof/>
            <w:webHidden/>
          </w:rPr>
          <w:tab/>
        </w:r>
        <w:r w:rsidR="00BA455C">
          <w:rPr>
            <w:noProof/>
            <w:webHidden/>
          </w:rPr>
          <w:fldChar w:fldCharType="begin"/>
        </w:r>
        <w:r w:rsidR="00BA455C">
          <w:rPr>
            <w:noProof/>
            <w:webHidden/>
          </w:rPr>
          <w:instrText xml:space="preserve"> PAGEREF _Toc120874356 \h </w:instrText>
        </w:r>
        <w:r w:rsidR="00BA455C">
          <w:rPr>
            <w:noProof/>
            <w:webHidden/>
          </w:rPr>
        </w:r>
        <w:r w:rsidR="00BA455C">
          <w:rPr>
            <w:noProof/>
            <w:webHidden/>
          </w:rPr>
          <w:fldChar w:fldCharType="separate"/>
        </w:r>
        <w:r w:rsidR="00574CC1">
          <w:rPr>
            <w:noProof/>
            <w:webHidden/>
          </w:rPr>
          <w:t>58</w:t>
        </w:r>
        <w:r w:rsidR="00BA455C">
          <w:rPr>
            <w:noProof/>
            <w:webHidden/>
          </w:rPr>
          <w:fldChar w:fldCharType="end"/>
        </w:r>
      </w:hyperlink>
    </w:p>
    <w:p w14:paraId="01B0DC16" w14:textId="6F04FF6F"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t>Hallgatói nyilatkozat</w:t>
      </w:r>
    </w:p>
    <w:p w14:paraId="0D6D4F2C" w14:textId="78197F02"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BA455C">
        <w:rPr>
          <w:b/>
          <w:bCs/>
          <w:noProof/>
        </w:rPr>
        <w:t>Prohászka Botond Bendegúz</w:t>
      </w:r>
      <w:r w:rsidRPr="00B50CAA">
        <w:rPr>
          <w:b/>
          <w:bCs/>
        </w:rPr>
        <w:fldChar w:fldCharType="end"/>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6B6A24B0" w:rsidR="00681E99" w:rsidRPr="00EE1A1F" w:rsidRDefault="00681E99" w:rsidP="005E01E0">
      <w:pPr>
        <w:pStyle w:val="Nyilatkozatszveg"/>
      </w:pPr>
      <w:r w:rsidRPr="00EE1A1F">
        <w:t xml:space="preserve">Hozzájárulok, hogy a jelen munkám alapadatait (szerző, cím, angol és magyar nyelvű tartalmi kivonat, készítés éve, konzulens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558DDA70"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574CC1">
        <w:rPr>
          <w:noProof/>
        </w:rPr>
        <w:t>2022. 12. 05.</w:t>
      </w:r>
      <w:r w:rsidRPr="00B50CAA">
        <w:fldChar w:fldCharType="end"/>
      </w:r>
    </w:p>
    <w:p w14:paraId="5128D61A" w14:textId="77777777" w:rsidR="00681E99" w:rsidRDefault="005E01E0" w:rsidP="00854BDC">
      <w:pPr>
        <w:pStyle w:val="Nyilatkozatalrs"/>
      </w:pPr>
      <w:r>
        <w:tab/>
      </w:r>
      <w:r w:rsidR="00854BDC">
        <w:t>...</w:t>
      </w:r>
      <w:r>
        <w:t>…………………………………………….</w:t>
      </w:r>
    </w:p>
    <w:p w14:paraId="26AA76B1" w14:textId="57757906" w:rsidR="005E01E0" w:rsidRDefault="005E01E0" w:rsidP="00854BDC">
      <w:pPr>
        <w:pStyle w:val="Nyilatkozatalrs"/>
      </w:pPr>
      <w:r>
        <w:tab/>
      </w:r>
      <w:r w:rsidR="00EB04B5">
        <w:fldChar w:fldCharType="begin"/>
      </w:r>
      <w:r w:rsidR="00EB04B5">
        <w:instrText>AUTHOR   \* MERGEFORMAT</w:instrText>
      </w:r>
      <w:r w:rsidR="00EB04B5">
        <w:fldChar w:fldCharType="separate"/>
      </w:r>
      <w:r w:rsidR="00BA455C">
        <w:t>Prohászka Botond Bendegúz</w:t>
      </w:r>
      <w:r w:rsidR="00EB04B5">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headerReference w:type="default" r:id="rId9"/>
          <w:footerReference w:type="default" r:id="rId10"/>
          <w:headerReference w:type="first" r:id="rId11"/>
          <w:footerReference w:type="first" r:id="rId12"/>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20874309"/>
      <w:r w:rsidRPr="00B50CAA">
        <w:t>Összefoglaló</w:t>
      </w:r>
      <w:bookmarkEnd w:id="0"/>
    </w:p>
    <w:p w14:paraId="2845CDB2" w14:textId="6549F0CC" w:rsidR="00D23BFC" w:rsidRDefault="00282DD0" w:rsidP="00D23BFC">
      <w:r>
        <w:t xml:space="preserve">Szakdolgozatomban egy </w:t>
      </w:r>
      <w:r w:rsidR="009F7B39">
        <w:t xml:space="preserve">terhelés hatására </w:t>
      </w:r>
      <w:r w:rsidR="00CB5CF6">
        <w:t xml:space="preserve">automatikusan </w:t>
      </w:r>
      <w:r w:rsidR="009F7B39">
        <w:t>skálázódó webes rendszer megtervezését és megvalósítását tűz</w:t>
      </w:r>
      <w:r w:rsidR="006313BB">
        <w:t>tem ki célul, amely rendszer egy felhasználók által is használható szolgáltatást futtat.</w:t>
      </w:r>
      <w:r w:rsidR="000806B5">
        <w:t xml:space="preserve"> A </w:t>
      </w:r>
      <w:r w:rsidR="004C0096">
        <w:t xml:space="preserve">dolgozatban bemutatom, </w:t>
      </w:r>
      <w:r w:rsidR="00606147">
        <w:t>hogy egy ilyen rendszert milyen</w:t>
      </w:r>
      <w:r w:rsidR="003D4B3F">
        <w:t>, a piacon</w:t>
      </w:r>
      <w:r w:rsidR="001B03DF">
        <w:t xml:space="preserve"> </w:t>
      </w:r>
      <w:r w:rsidR="003D4B3F">
        <w:t xml:space="preserve">jelenleg </w:t>
      </w:r>
      <w:r w:rsidR="3E1C426D">
        <w:t xml:space="preserve">is </w:t>
      </w:r>
      <w:r w:rsidR="003D4B3F">
        <w:t>elérhető szolgáltatás segítségével lehet üzemeltetni, majd részletezem</w:t>
      </w:r>
      <w:r w:rsidR="00F20EFA">
        <w:t xml:space="preserve"> az általam megvalósított rendszer tervezését és implementálását.</w:t>
      </w:r>
    </w:p>
    <w:p w14:paraId="41CF2B47" w14:textId="1853884D" w:rsidR="00F20EFA" w:rsidRDefault="00A643CA" w:rsidP="00D23BFC">
      <w:r>
        <w:t xml:space="preserve">A </w:t>
      </w:r>
      <w:r w:rsidR="008918FD">
        <w:t>rendszer három főbb logikai egységből áll össze, ezek nevezetesen a futtatókörnyezet, egy master szerver, valamint az operatív szerverek.</w:t>
      </w:r>
    </w:p>
    <w:p w14:paraId="57A0C298" w14:textId="74482868" w:rsidR="00634A94" w:rsidRDefault="00CD58BB" w:rsidP="00D23BFC">
      <w:r>
        <w:t>A felhasználók a szolgáltatás igénybevétele során írási és olvasási kéréseket indítanak</w:t>
      </w:r>
      <w:r w:rsidR="000E229E">
        <w:t xml:space="preserve"> a rendszer felé</w:t>
      </w:r>
      <w:r>
        <w:t xml:space="preserve">, amelyek aktív kapcsolatokon keresztül </w:t>
      </w:r>
      <w:r w:rsidR="004610FB">
        <w:t>érkeznek a rendszerbe, valamint a válaszok is a létrejött kapcsolatok</w:t>
      </w:r>
      <w:r w:rsidR="00C964F4">
        <w:t>on keresztül jutnak el a felhasználókhoz.</w:t>
      </w:r>
    </w:p>
    <w:p w14:paraId="07CA373F" w14:textId="76E0954C" w:rsidR="00C964F4" w:rsidRDefault="00C964F4" w:rsidP="00D23BFC">
      <w:r>
        <w:t>A rendszer képes automatikusan skálázódni</w:t>
      </w:r>
      <w:r w:rsidR="000C311C">
        <w:t xml:space="preserve"> az aktív kapcsolatok</w:t>
      </w:r>
      <w:r w:rsidR="00C365A8">
        <w:t xml:space="preserve"> számának</w:t>
      </w:r>
      <w:r w:rsidR="000C311C">
        <w:t xml:space="preserve"> függvényében:</w:t>
      </w:r>
      <w:r w:rsidR="0043253D">
        <w:t xml:space="preserve"> amennyiben a rendszer úgy érzékeli, hogy az aktív kapcsolatok szám</w:t>
      </w:r>
      <w:r w:rsidR="007A5EB1">
        <w:t xml:space="preserve">ának átlaga egységidő alatt </w:t>
      </w:r>
      <w:r w:rsidR="0043253D">
        <w:t xml:space="preserve">monoton nő, </w:t>
      </w:r>
      <w:r w:rsidR="007A5EB1">
        <w:t xml:space="preserve">úgy </w:t>
      </w:r>
      <w:r w:rsidR="00080745">
        <w:t xml:space="preserve">újabb és újabb operatív szervereket indít el, amelyek </w:t>
      </w:r>
      <w:r w:rsidR="008B3DD5">
        <w:t xml:space="preserve">a rendszerbe integrálva </w:t>
      </w:r>
      <w:r w:rsidR="00AD5FDD">
        <w:t>elkezdik a</w:t>
      </w:r>
      <w:r w:rsidR="00C92853">
        <w:t xml:space="preserve"> beérkező kérések</w:t>
      </w:r>
      <w:r w:rsidR="00AD5FDD">
        <w:t>et</w:t>
      </w:r>
      <w:r w:rsidR="00C92853">
        <w:t xml:space="preserve"> feldolgoz</w:t>
      </w:r>
      <w:r w:rsidR="00AD5FDD">
        <w:t xml:space="preserve">ni, </w:t>
      </w:r>
      <w:r w:rsidR="00D73D81">
        <w:t xml:space="preserve">így a felskálázás </w:t>
      </w:r>
      <w:r w:rsidR="00AD5FDD">
        <w:t>növel</w:t>
      </w:r>
      <w:r w:rsidR="00D73D81">
        <w:t xml:space="preserve">i </w:t>
      </w:r>
      <w:r w:rsidR="00AD5FDD">
        <w:t>a rendszer tel</w:t>
      </w:r>
      <w:r w:rsidR="00F04CF7">
        <w:t>jesítményét</w:t>
      </w:r>
      <w:r w:rsidR="00C92853">
        <w:t xml:space="preserve">. </w:t>
      </w:r>
      <w:r w:rsidR="0021003C">
        <w:t xml:space="preserve">Ellenkező esetben a rendszer </w:t>
      </w:r>
      <w:r w:rsidR="00261C67">
        <w:t xml:space="preserve">operatív szervereket állít le, </w:t>
      </w:r>
      <w:r w:rsidR="00F86B1D">
        <w:t xml:space="preserve">ezzel megspórolja </w:t>
      </w:r>
      <w:r w:rsidR="00261C67">
        <w:t>azok üzemeltetési költségei</w:t>
      </w:r>
      <w:r w:rsidR="00F86B1D">
        <w:t>t.</w:t>
      </w:r>
    </w:p>
    <w:p w14:paraId="46C2F7E1" w14:textId="209E6BF7" w:rsidR="00A469BE" w:rsidRPr="00D23BFC" w:rsidRDefault="00A469BE" w:rsidP="00D23BFC">
      <w:r>
        <w:t xml:space="preserve">A dolgozat végén értékelem az elkészült munkát, bemutatom a </w:t>
      </w:r>
      <w:r w:rsidR="00EF4E71">
        <w:t>képességeit</w:t>
      </w:r>
      <w:r>
        <w:t xml:space="preserve"> </w:t>
      </w:r>
      <w:r w:rsidR="00BE370B">
        <w:t>éles használat közben,</w:t>
      </w:r>
      <w:r w:rsidR="00586887">
        <w:t xml:space="preserve"> amelyek igaz</w:t>
      </w:r>
      <w:r w:rsidR="0004282C">
        <w:t>olják, hogy az ilyen rendszerek működőképesek</w:t>
      </w:r>
      <w:r w:rsidR="00923257">
        <w:t>,</w:t>
      </w:r>
      <w:r w:rsidR="00BE370B">
        <w:t xml:space="preserve"> valamint </w:t>
      </w:r>
      <w:r w:rsidR="002F2037">
        <w:t xml:space="preserve">kitérek a rendszer néhány olyan részletére, amelyek fejlesztésével a rendszer </w:t>
      </w:r>
      <w:r w:rsidR="00825B30">
        <w:t xml:space="preserve">használata és </w:t>
      </w:r>
      <w:r w:rsidR="003A6BFC">
        <w:t xml:space="preserve">működése </w:t>
      </w:r>
      <w:r w:rsidR="00F54C23">
        <w:t>biztonságosabbá</w:t>
      </w:r>
      <w:r w:rsidR="004C77A8">
        <w:t xml:space="preserve"> és költséghatékonyabbá</w:t>
      </w:r>
      <w:r w:rsidR="00825B30">
        <w:t xml:space="preserve"> tehető.</w:t>
      </w:r>
    </w:p>
    <w:p w14:paraId="18F0F7B7" w14:textId="02095696" w:rsidR="0063585C" w:rsidRPr="00D576E1" w:rsidRDefault="0063585C" w:rsidP="00816BCB">
      <w:pPr>
        <w:pStyle w:val="Fejezetcimszmozsnlkl"/>
        <w:rPr>
          <w:lang w:val="en-GB"/>
        </w:rPr>
      </w:pPr>
      <w:bookmarkStart w:id="1" w:name="_Toc120874310"/>
      <w:r w:rsidRPr="00D576E1">
        <w:rPr>
          <w:lang w:val="en-GB"/>
        </w:rPr>
        <w:t>Abstract</w:t>
      </w:r>
      <w:bookmarkEnd w:id="1"/>
    </w:p>
    <w:p w14:paraId="3B4B6B38" w14:textId="28A10606" w:rsidR="008E0ABD" w:rsidRDefault="00AF2C04" w:rsidP="005E18B8">
      <w:pPr>
        <w:rPr>
          <w:lang w:val="en-GB"/>
        </w:rPr>
      </w:pPr>
      <w:r w:rsidRPr="00AF2C04">
        <w:rPr>
          <w:lang w:val="en-GB"/>
        </w:rPr>
        <w:t>In my thesis</w:t>
      </w:r>
      <w:r w:rsidR="0042184F">
        <w:rPr>
          <w:lang w:val="en-GB"/>
        </w:rPr>
        <w:t>, I</w:t>
      </w:r>
      <w:r w:rsidR="00432FFA">
        <w:rPr>
          <w:lang w:val="en-GB"/>
        </w:rPr>
        <w:t xml:space="preserve"> aimed to design and implement a </w:t>
      </w:r>
      <w:r w:rsidR="00183A60">
        <w:rPr>
          <w:lang w:val="en-GB"/>
        </w:rPr>
        <w:t>dynamic perfor</w:t>
      </w:r>
      <w:r w:rsidR="0052009D">
        <w:rPr>
          <w:lang w:val="en-GB"/>
        </w:rPr>
        <w:t>manc</w:t>
      </w:r>
      <w:r w:rsidR="00D70BDE">
        <w:rPr>
          <w:lang w:val="en-GB"/>
        </w:rPr>
        <w:t xml:space="preserve">e scaling </w:t>
      </w:r>
      <w:r w:rsidR="00432FFA">
        <w:rPr>
          <w:lang w:val="en-GB"/>
        </w:rPr>
        <w:t>system</w:t>
      </w:r>
      <w:r w:rsidR="00D94A50">
        <w:rPr>
          <w:lang w:val="en-GB"/>
        </w:rPr>
        <w:t xml:space="preserve"> for </w:t>
      </w:r>
      <w:r w:rsidR="00414B9B">
        <w:rPr>
          <w:lang w:val="en-GB"/>
        </w:rPr>
        <w:t>web applications,</w:t>
      </w:r>
      <w:r w:rsidR="00FE5DBA">
        <w:rPr>
          <w:lang w:val="en-GB"/>
        </w:rPr>
        <w:t xml:space="preserve"> which </w:t>
      </w:r>
      <w:r w:rsidR="00BF1FE0">
        <w:rPr>
          <w:lang w:val="en-GB"/>
        </w:rPr>
        <w:t>system runs a se</w:t>
      </w:r>
      <w:r w:rsidR="004343C7">
        <w:rPr>
          <w:lang w:val="en-GB"/>
        </w:rPr>
        <w:t>rvice that can also be used by users. In the thesis</w:t>
      </w:r>
      <w:r w:rsidR="000C03A0">
        <w:rPr>
          <w:lang w:val="en-GB"/>
        </w:rPr>
        <w:t>, I will present how such a system can</w:t>
      </w:r>
      <w:r w:rsidR="00FE4C96">
        <w:rPr>
          <w:lang w:val="en-GB"/>
        </w:rPr>
        <w:t xml:space="preserve"> </w:t>
      </w:r>
      <w:r w:rsidR="00105531">
        <w:rPr>
          <w:lang w:val="en-GB"/>
        </w:rPr>
        <w:t xml:space="preserve">be operated with the help of services currently available </w:t>
      </w:r>
      <w:r w:rsidR="00E956C0">
        <w:rPr>
          <w:lang w:val="en-GB"/>
        </w:rPr>
        <w:t xml:space="preserve">on the market, and then I will detail the design and </w:t>
      </w:r>
      <w:r w:rsidR="00F06E1B">
        <w:rPr>
          <w:lang w:val="en-GB"/>
        </w:rPr>
        <w:t>implementation of the system I created.</w:t>
      </w:r>
    </w:p>
    <w:p w14:paraId="06F49BD4" w14:textId="2AD482F4" w:rsidR="005E18B8" w:rsidRDefault="0082090E" w:rsidP="005E18B8">
      <w:pPr>
        <w:rPr>
          <w:lang w:val="en-GB"/>
        </w:rPr>
      </w:pPr>
      <w:r>
        <w:rPr>
          <w:lang w:val="en-GB"/>
        </w:rPr>
        <w:t xml:space="preserve">The system consists </w:t>
      </w:r>
      <w:r w:rsidR="00C920EC">
        <w:rPr>
          <w:lang w:val="en-GB"/>
        </w:rPr>
        <w:t xml:space="preserve">of three main logical units, namely the runtime environment, </w:t>
      </w:r>
      <w:r w:rsidR="00AC2450">
        <w:rPr>
          <w:lang w:val="en-GB"/>
        </w:rPr>
        <w:t>the master server, and the operational servers.</w:t>
      </w:r>
    </w:p>
    <w:p w14:paraId="548055E8" w14:textId="1474F711" w:rsidR="00AC2450" w:rsidRDefault="007561B8" w:rsidP="005E18B8">
      <w:pPr>
        <w:rPr>
          <w:lang w:val="en-GB"/>
        </w:rPr>
      </w:pPr>
      <w:r>
        <w:rPr>
          <w:lang w:val="en-GB"/>
        </w:rPr>
        <w:t>While using the service, users initiate write and read requests to the system, which arrive i</w:t>
      </w:r>
      <w:r w:rsidR="007D4CD1">
        <w:rPr>
          <w:lang w:val="en-GB"/>
        </w:rPr>
        <w:t xml:space="preserve">n the system via active connections, and the </w:t>
      </w:r>
      <w:r w:rsidR="008C2B6B">
        <w:rPr>
          <w:lang w:val="en-GB"/>
        </w:rPr>
        <w:t xml:space="preserve">responses also reach the users via </w:t>
      </w:r>
      <w:r w:rsidR="006343C4">
        <w:rPr>
          <w:lang w:val="en-GB"/>
        </w:rPr>
        <w:t>established connections.</w:t>
      </w:r>
    </w:p>
    <w:p w14:paraId="69E97FEB" w14:textId="31CEAAE9" w:rsidR="006343C4" w:rsidRDefault="006C72C6" w:rsidP="005E18B8">
      <w:pPr>
        <w:rPr>
          <w:lang w:val="en-GB"/>
        </w:rPr>
      </w:pPr>
      <w:r>
        <w:rPr>
          <w:lang w:val="en-GB"/>
        </w:rPr>
        <w:t xml:space="preserve">The system </w:t>
      </w:r>
      <w:proofErr w:type="gramStart"/>
      <w:r>
        <w:rPr>
          <w:lang w:val="en-GB"/>
        </w:rPr>
        <w:t>is able to</w:t>
      </w:r>
      <w:proofErr w:type="gramEnd"/>
      <w:r w:rsidR="00847591">
        <w:rPr>
          <w:lang w:val="en-GB"/>
        </w:rPr>
        <w:t xml:space="preserve"> scale automatically </w:t>
      </w:r>
      <w:r w:rsidR="00E43DE6">
        <w:rPr>
          <w:lang w:val="en-GB"/>
        </w:rPr>
        <w:t xml:space="preserve">depending on the </w:t>
      </w:r>
      <w:r w:rsidR="0013575F">
        <w:rPr>
          <w:lang w:val="en-GB"/>
        </w:rPr>
        <w:t xml:space="preserve">number of </w:t>
      </w:r>
      <w:r w:rsidR="0052382F">
        <w:rPr>
          <w:lang w:val="en-GB"/>
        </w:rPr>
        <w:t xml:space="preserve">active connections: if the system detects that the average </w:t>
      </w:r>
      <w:r w:rsidR="00321712">
        <w:rPr>
          <w:lang w:val="en-GB"/>
        </w:rPr>
        <w:t xml:space="preserve">number of active connections is increasing </w:t>
      </w:r>
      <w:r w:rsidR="00B6501C">
        <w:rPr>
          <w:lang w:val="en-GB"/>
        </w:rPr>
        <w:t xml:space="preserve">monotonously per unit time, it starts </w:t>
      </w:r>
      <w:r w:rsidR="006D5506">
        <w:rPr>
          <w:lang w:val="en-GB"/>
        </w:rPr>
        <w:t>more</w:t>
      </w:r>
      <w:r w:rsidR="00B6501C">
        <w:rPr>
          <w:lang w:val="en-GB"/>
        </w:rPr>
        <w:t xml:space="preserve"> operative servers, which </w:t>
      </w:r>
      <w:r w:rsidR="00E975D2">
        <w:rPr>
          <w:lang w:val="en-GB"/>
        </w:rPr>
        <w:t>integr</w:t>
      </w:r>
      <w:r w:rsidR="00DB6FCD">
        <w:rPr>
          <w:lang w:val="en-GB"/>
        </w:rPr>
        <w:t xml:space="preserve">ate into the system and start processing the incoming requests, so </w:t>
      </w:r>
      <w:r w:rsidR="005E35DE">
        <w:rPr>
          <w:lang w:val="en-GB"/>
        </w:rPr>
        <w:t xml:space="preserve">upscaling </w:t>
      </w:r>
      <w:r w:rsidR="005756AE">
        <w:rPr>
          <w:lang w:val="en-GB"/>
        </w:rPr>
        <w:t>increases sys</w:t>
      </w:r>
      <w:r w:rsidR="00D70C6B">
        <w:rPr>
          <w:lang w:val="en-GB"/>
        </w:rPr>
        <w:t>tem performance.</w:t>
      </w:r>
      <w:r w:rsidR="00D96E60">
        <w:rPr>
          <w:lang w:val="en-GB"/>
        </w:rPr>
        <w:t xml:space="preserve"> Otherwise, the system shuts down operational servers, thus </w:t>
      </w:r>
      <w:r w:rsidR="00CB7CA8">
        <w:rPr>
          <w:lang w:val="en-GB"/>
        </w:rPr>
        <w:t>saving the</w:t>
      </w:r>
      <w:r w:rsidR="009B2F06">
        <w:rPr>
          <w:lang w:val="en-GB"/>
        </w:rPr>
        <w:t>i</w:t>
      </w:r>
      <w:r w:rsidR="00CB7CA8">
        <w:rPr>
          <w:lang w:val="en-GB"/>
        </w:rPr>
        <w:t>r operating costs.</w:t>
      </w:r>
    </w:p>
    <w:p w14:paraId="09A64AB5" w14:textId="0FB2AB34" w:rsidR="009B2F06" w:rsidRPr="00AF2C04" w:rsidRDefault="009B2F06" w:rsidP="005E18B8">
      <w:pPr>
        <w:rPr>
          <w:lang w:val="en-GB"/>
        </w:rPr>
      </w:pPr>
      <w:r>
        <w:rPr>
          <w:lang w:val="en-GB"/>
        </w:rPr>
        <w:t xml:space="preserve">At the end of the thesis, I evaluate </w:t>
      </w:r>
      <w:r w:rsidR="000206D0">
        <w:rPr>
          <w:lang w:val="en-GB"/>
        </w:rPr>
        <w:t xml:space="preserve">the </w:t>
      </w:r>
      <w:r w:rsidR="000F00DD">
        <w:rPr>
          <w:lang w:val="en-GB"/>
        </w:rPr>
        <w:t xml:space="preserve">created system, I present its </w:t>
      </w:r>
      <w:r w:rsidR="000940CE">
        <w:rPr>
          <w:lang w:val="en-GB"/>
        </w:rPr>
        <w:t>capabilities during live use, which prove that such systems are functional</w:t>
      </w:r>
      <w:r w:rsidR="008B7E72">
        <w:rPr>
          <w:lang w:val="en-GB"/>
        </w:rPr>
        <w:t>, a</w:t>
      </w:r>
      <w:r w:rsidR="00FC4CF0">
        <w:rPr>
          <w:lang w:val="en-GB"/>
        </w:rPr>
        <w:t xml:space="preserve">nd </w:t>
      </w:r>
      <w:r w:rsidR="00E51499">
        <w:rPr>
          <w:lang w:val="en-GB"/>
        </w:rPr>
        <w:t xml:space="preserve">I </w:t>
      </w:r>
      <w:r w:rsidR="004311EE">
        <w:rPr>
          <w:lang w:val="en-GB"/>
        </w:rPr>
        <w:t>also discuss some of the details of the system, the development of which can make the use and operation of the system s</w:t>
      </w:r>
      <w:r w:rsidR="0055120E">
        <w:rPr>
          <w:lang w:val="en-GB"/>
        </w:rPr>
        <w:t>afer and more cost-effective.</w:t>
      </w:r>
    </w:p>
    <w:p w14:paraId="6A1EB6BE" w14:textId="25DEB4B5" w:rsidR="00983ED8" w:rsidRPr="0019082F" w:rsidRDefault="00BD58AC" w:rsidP="009650E3">
      <w:pPr>
        <w:pStyle w:val="Cmsor1"/>
      </w:pPr>
      <w:bookmarkStart w:id="2" w:name="_Toc120874311"/>
      <w:r>
        <w:t>Bevezetés</w:t>
      </w:r>
      <w:bookmarkEnd w:id="2"/>
    </w:p>
    <w:p w14:paraId="19B5E6AC" w14:textId="36B4DE89" w:rsidR="008E0ABD" w:rsidRDefault="008E0ABD" w:rsidP="008E0ABD">
      <w:pPr>
        <w:pStyle w:val="Cmsor2"/>
      </w:pPr>
      <w:bookmarkStart w:id="3" w:name="_Toc120874312"/>
      <w:r>
        <w:t>Általános bevezetés</w:t>
      </w:r>
      <w:bookmarkEnd w:id="3"/>
    </w:p>
    <w:p w14:paraId="53CA11DF" w14:textId="2FCE0419" w:rsidR="00F07800" w:rsidRDefault="00043E39" w:rsidP="00F07800">
      <w:r>
        <w:t xml:space="preserve">Napjainkban </w:t>
      </w:r>
      <w:r w:rsidR="00C67B3F">
        <w:t>egyre elterjedtebb</w:t>
      </w:r>
      <w:r w:rsidR="00396C14">
        <w:t xml:space="preserve">ek az olyan szolgáltatások, melyek esetében a felhasználók </w:t>
      </w:r>
      <w:r w:rsidR="00AE2494">
        <w:t xml:space="preserve">a használat során sok kérést indítanak az üzemeltető szerver felé, </w:t>
      </w:r>
      <w:r w:rsidR="008035FB">
        <w:t>mivel a szolgáltatás alapját a felhasználó és szerver közti kommunikáció biztosítja. Minél több felhasználó vesz</w:t>
      </w:r>
      <w:r w:rsidR="000074C3">
        <w:t xml:space="preserve"> </w:t>
      </w:r>
      <w:r w:rsidR="008035FB">
        <w:t xml:space="preserve">igénybe </w:t>
      </w:r>
      <w:r w:rsidR="00214749">
        <w:t>egy</w:t>
      </w:r>
      <w:r w:rsidR="008035FB">
        <w:t xml:space="preserve"> adott szolgáltatást, annál </w:t>
      </w:r>
      <w:r w:rsidR="00214749">
        <w:t>nagyobb képességű</w:t>
      </w:r>
      <w:r w:rsidR="008035FB">
        <w:t xml:space="preserve"> hardver-szoftver rendszer </w:t>
      </w:r>
      <w:r w:rsidR="00214749">
        <w:t>szükséges az üzemeltetéshez.</w:t>
      </w:r>
    </w:p>
    <w:p w14:paraId="0FF9A05F" w14:textId="61EDD7C8" w:rsidR="00077C41" w:rsidRDefault="00A2511C" w:rsidP="00077C41">
      <w:r>
        <w:t xml:space="preserve">Egy szerverrel </w:t>
      </w:r>
      <w:r w:rsidR="00050F7D">
        <w:t xml:space="preserve">a legtöbb </w:t>
      </w:r>
      <w:r w:rsidR="00031BA2">
        <w:t>kis volumenű</w:t>
      </w:r>
      <w:r w:rsidR="00050F7D">
        <w:t xml:space="preserve"> szolgáltatást </w:t>
      </w:r>
      <w:r w:rsidR="00031BA2">
        <w:t xml:space="preserve">minden további nélkül </w:t>
      </w:r>
      <w:r w:rsidR="00E47188">
        <w:t>üzemeltetni</w:t>
      </w:r>
      <w:r w:rsidR="008037F7">
        <w:t xml:space="preserve"> lehet</w:t>
      </w:r>
      <w:r w:rsidR="00E47188">
        <w:t>, a felhasználótábor és az igények növekedésével azonban a szerver</w:t>
      </w:r>
      <w:r w:rsidR="00AA45DF">
        <w:t xml:space="preserve"> képességeit</w:t>
      </w:r>
      <w:r w:rsidR="00E47188">
        <w:t xml:space="preserve"> </w:t>
      </w:r>
      <w:r w:rsidR="00D770FA">
        <w:t>fejleszteni</w:t>
      </w:r>
      <w:r w:rsidR="00AA45DF">
        <w:t xml:space="preserve"> szükséges</w:t>
      </w:r>
      <w:r w:rsidR="00D770FA">
        <w:t>: növelni a memóri</w:t>
      </w:r>
      <w:r w:rsidR="00EF106B">
        <w:t>a</w:t>
      </w:r>
      <w:r w:rsidR="00D770FA">
        <w:t>, háttértár</w:t>
      </w:r>
      <w:r w:rsidR="00EF106B">
        <w:t xml:space="preserve"> méretét</w:t>
      </w:r>
      <w:r w:rsidR="00D770FA">
        <w:t xml:space="preserve">, fejleszteni a </w:t>
      </w:r>
      <w:r w:rsidR="008313E8">
        <w:t xml:space="preserve">hálózati kapcsolat sávszélességét és még </w:t>
      </w:r>
      <w:r w:rsidR="00077C41">
        <w:t xml:space="preserve">hosszan </w:t>
      </w:r>
      <w:r w:rsidR="008313E8">
        <w:t>lehetne folytatni a sort.</w:t>
      </w:r>
    </w:p>
    <w:p w14:paraId="51AAB33E" w14:textId="7A33E255" w:rsidR="00077C41" w:rsidRDefault="00077C41" w:rsidP="00077C41">
      <w:r>
        <w:t>Ám egy szervert a végtelenségig fejleszteni nem lehet</w:t>
      </w:r>
      <w:r w:rsidR="0061412A">
        <w:t xml:space="preserve">, egy olyan szolgáltatást, amit </w:t>
      </w:r>
      <w:r w:rsidR="00B14CD7">
        <w:t xml:space="preserve">adott esetben felhasználók milliói vagy milliárdjai használnak, képtelenség egyetlen szerverrel üzemeltetni. </w:t>
      </w:r>
      <w:r w:rsidR="00604D8E">
        <w:t>Erre megoldást az elosztott rendszerek jelenthetnek</w:t>
      </w:r>
      <w:r w:rsidR="00B3753C">
        <w:t xml:space="preserve">, melyek legfőbb jellemzője, hogy szerverek </w:t>
      </w:r>
      <w:r w:rsidR="000B0FA6">
        <w:t>sokasága</w:t>
      </w:r>
      <w:r w:rsidR="00B3753C">
        <w:t xml:space="preserve"> kész a felhasználók kéréseit </w:t>
      </w:r>
      <w:r w:rsidR="00915363">
        <w:t>feldolgozni</w:t>
      </w:r>
      <w:r w:rsidR="00EF0C07">
        <w:t>, szükség esetén pedig még több szervert</w:t>
      </w:r>
      <w:r w:rsidR="00117970">
        <w:t xml:space="preserve"> lehet</w:t>
      </w:r>
      <w:r w:rsidR="00EF0C07">
        <w:t xml:space="preserve"> </w:t>
      </w:r>
      <w:r w:rsidR="00117970">
        <w:t>a kérések feldolgozására állítani (a rendszert felskálázni), csökkenő igények esetén a szerverekkel más feladatot végezni vag</w:t>
      </w:r>
      <w:r w:rsidR="004E4344">
        <w:t>y l</w:t>
      </w:r>
      <w:r w:rsidR="00117970">
        <w:t>eállítani azokat (leskálázás).</w:t>
      </w:r>
    </w:p>
    <w:p w14:paraId="7FA0C45A" w14:textId="429A62E3" w:rsidR="002D5BB7" w:rsidRDefault="002D5BB7" w:rsidP="00077C41">
      <w:r>
        <w:t>A</w:t>
      </w:r>
      <w:r w:rsidR="003E729F">
        <w:t xml:space="preserve"> nagyméretű felhasználótáborral rendelkező szolgáltatások mellett van még (legalább) egy olyan terület, ahol az elosztott rendszer</w:t>
      </w:r>
      <w:r w:rsidR="00BB4127">
        <w:t xml:space="preserve"> </w:t>
      </w:r>
      <w:r w:rsidR="00933FCC">
        <w:t>szintén megoldást jelent bizonyos problémákra: ezek a kritikus rendszerek.</w:t>
      </w:r>
    </w:p>
    <w:p w14:paraId="55CBBA4A" w14:textId="430B3016" w:rsidR="00D91681" w:rsidRDefault="00D91681" w:rsidP="00077C41">
      <w:r>
        <w:t xml:space="preserve">A kritikus rendszerek olyan rendszerek, amelyek működésének szünetelése </w:t>
      </w:r>
      <w:r w:rsidR="00F658E6">
        <w:t>megengedhetetlen, hiszen olyan feladatot látnak el, ami létfontosságú</w:t>
      </w:r>
      <w:r w:rsidR="00D147FA">
        <w:t xml:space="preserve"> valamilyen okból</w:t>
      </w:r>
      <w:r w:rsidR="00F658E6">
        <w:t xml:space="preserve">. Az ilyen rendszerek esetében </w:t>
      </w:r>
      <w:r w:rsidR="004F70AD">
        <w:t>minde</w:t>
      </w:r>
      <w:r w:rsidR="00E47317">
        <w:t xml:space="preserve">n esetben </w:t>
      </w:r>
      <w:r w:rsidR="009A7C14">
        <w:t xml:space="preserve">biztosítani kell a rendszer üzemképességét, a rendszernek a feladatát </w:t>
      </w:r>
      <w:r w:rsidR="00134D20">
        <w:t xml:space="preserve">a minimum elvárt teljesítménnyel </w:t>
      </w:r>
      <w:r w:rsidR="581D107C">
        <w:t xml:space="preserve">folyamatosan </w:t>
      </w:r>
      <w:r w:rsidR="00134D20">
        <w:t>el kell látnia.</w:t>
      </w:r>
    </w:p>
    <w:p w14:paraId="3F06B5FA" w14:textId="6996C2E0" w:rsidR="00134D20" w:rsidRDefault="00134D20" w:rsidP="00077C41">
      <w:r>
        <w:t xml:space="preserve">A kritikus rendszerek működésének biztosítására is megoldást nyújthat egy elosztott rendszer, hiszen </w:t>
      </w:r>
      <w:r w:rsidR="000B4164">
        <w:t xml:space="preserve">amennyiben egyszerre több szerver is képes ellátni az elvárt feladatot, </w:t>
      </w:r>
      <w:r w:rsidR="00344CF0">
        <w:t>egy szerver kiesése nem eredményez szakadást a feladatok ellátásában</w:t>
      </w:r>
      <w:r w:rsidR="009610DE">
        <w:t>.</w:t>
      </w:r>
    </w:p>
    <w:p w14:paraId="0F9A0F4A" w14:textId="3E0C5A7D" w:rsidR="00604D8E" w:rsidRDefault="00C353D5" w:rsidP="00077C41">
      <w:r>
        <w:t>A</w:t>
      </w:r>
      <w:r w:rsidR="00476D9A">
        <w:t xml:space="preserve"> növekvő számú beérkező kérések kielégítése </w:t>
      </w:r>
      <w:r w:rsidR="00EA711B">
        <w:t xml:space="preserve">és a kérések </w:t>
      </w:r>
      <w:r w:rsidR="005E2619">
        <w:t xml:space="preserve">feldolgozásának biztosítása </w:t>
      </w:r>
      <w:r w:rsidR="00476D9A">
        <w:t>mellett nagyon fontos a</w:t>
      </w:r>
      <w:r w:rsidR="00D26B67">
        <w:t xml:space="preserve">z </w:t>
      </w:r>
      <w:r w:rsidR="00785B38">
        <w:t>adatbiztonság</w:t>
      </w:r>
      <w:r w:rsidR="00D26B67">
        <w:t xml:space="preserve"> kérdése. A rendszer</w:t>
      </w:r>
      <w:r w:rsidR="00622BD2">
        <w:t>ek</w:t>
      </w:r>
      <w:r w:rsidR="00D96138">
        <w:t>et</w:t>
      </w:r>
      <w:r w:rsidR="00D26B67">
        <w:t xml:space="preserve"> védeni </w:t>
      </w:r>
      <w:r w:rsidR="00D96138">
        <w:t>kell az olyan jelenségektől, melyek során a tárolt adat</w:t>
      </w:r>
      <w:r w:rsidR="006B197C">
        <w:t>ok sérülhetnek, vagy egyenesen elérhetetlenné, visszaállíthatatlanná válnak. Az ilyen jelenségek megkárosíthatják a</w:t>
      </w:r>
      <w:r w:rsidR="00930E09">
        <w:t xml:space="preserve">z üzemeltetőt és a felhasználókat is, ezért </w:t>
      </w:r>
      <w:r w:rsidR="00222A86">
        <w:t xml:space="preserve">valamilyen módon robusztussá kell tenni a rendszert amellett, hogy az ilyen </w:t>
      </w:r>
      <w:r w:rsidR="002F0EB3">
        <w:t>jelenségek bekövetkezésének lehetőségét minimálisra csökkentjük.</w:t>
      </w:r>
    </w:p>
    <w:p w14:paraId="3DCE67C4" w14:textId="0535861E" w:rsidR="00BC7B99" w:rsidRDefault="002F0EB3" w:rsidP="00BC7B99">
      <w:r>
        <w:t>Az elosztott rendszer</w:t>
      </w:r>
      <w:r w:rsidR="005B7CFE">
        <w:t>, amennyiben a fontos adatokat is elosztottan, több helyen tároljuk</w:t>
      </w:r>
      <w:r w:rsidR="00442788">
        <w:t xml:space="preserve"> és kezeljük,</w:t>
      </w:r>
      <w:r w:rsidR="005B7CFE">
        <w:t xml:space="preserve"> véd </w:t>
      </w:r>
      <w:r w:rsidR="0005512E">
        <w:t>az adatvesztéstől is</w:t>
      </w:r>
      <w:r w:rsidR="00A77ACB">
        <w:t xml:space="preserve">, mert annak esélye, hogy egyidőben, az összes olyan szervert, amely </w:t>
      </w:r>
      <w:r w:rsidR="6F9638BD">
        <w:t xml:space="preserve">adatbiztonság szempontjából </w:t>
      </w:r>
      <w:r w:rsidR="00A77ACB">
        <w:t>kritikus jelentőségű</w:t>
      </w:r>
      <w:r w:rsidR="00D91681">
        <w:t>, egyszerre szenvedjen el drasztikus mértékű adatvesztést, igen csekély.</w:t>
      </w:r>
      <w:r w:rsidR="00442788">
        <w:t xml:space="preserve"> Így tehát </w:t>
      </w:r>
      <w:r w:rsidR="005D717A">
        <w:t>az adatbiztonság</w:t>
      </w:r>
      <w:r w:rsidR="00442788">
        <w:t xml:space="preserve"> szempontjából is előnyös lehet egy elosztott rendszer.</w:t>
      </w:r>
    </w:p>
    <w:p w14:paraId="630179A2" w14:textId="79A8BDC2" w:rsidR="00BC7B99" w:rsidRDefault="005A0D83" w:rsidP="00BC7B99">
      <w:r>
        <w:t xml:space="preserve">A rendszerek robusztussá tétele mellett ugyanakkor mindenképp figyelembe kell venni a szolgáltatás üzemeltetésének költségeit. </w:t>
      </w:r>
      <w:r w:rsidR="00A83C01">
        <w:t xml:space="preserve">Egy átlagos szolgáltatásnak megvannak a jellemző csúcsidőszakai, amikor </w:t>
      </w:r>
      <w:r w:rsidR="009F6B3F">
        <w:t>akár nagyságrendekkel több felhasználó veszi igénybe a szolgáltatást, illetve a mélypontok, melyek esetében alig akad feldolgozandó kérés.</w:t>
      </w:r>
    </w:p>
    <w:p w14:paraId="60C4E416" w14:textId="425C13C8" w:rsidR="009870E0" w:rsidRDefault="5DC642C8" w:rsidP="00BC7B99">
      <w:r>
        <w:t xml:space="preserve">Az ingadozó számú beérkező kérések esetében, amennyiben meghatározott számú szerverrel dolgoztatjuk fel azokat, úgy kell meghatározni a szerverek számát és teljesítményét, hogy azok a legnagyobb terhelés mellett is képesek legyenek a feladatokat a kellő színvonalon ellátni. A rendszer így képes lesz a legnagyobb terhelés mellett is működni, ebben az esetben közel </w:t>
      </w:r>
      <w:r w:rsidR="00C33312">
        <w:t>van költséghatékonysága optimumához</w:t>
      </w:r>
      <w:r>
        <w:t xml:space="preserve"> is, ám a beérkező kérések számának és a terhelés csökkenésének következtében a rendszer egyre inkább túlméretezetté kezd válni, és egyre nagyobb üzemeltetési és fenntartási költség jut egyetlen kérésre. A rendszer ekkor egyre </w:t>
      </w:r>
      <w:r w:rsidR="00736243">
        <w:t>kevésbé működik</w:t>
      </w:r>
      <w:r>
        <w:t xml:space="preserve"> költséghatékony</w:t>
      </w:r>
      <w:r w:rsidR="00736243">
        <w:t>an</w:t>
      </w:r>
      <w:r>
        <w:t xml:space="preserve"> egységnyi kérésre eső üzemeltetési költsége egyre nagyobb lesz, a kevesebb kérést gyengébb, olcsóbb fenntartású rendszer is képes lenne ellátni.</w:t>
      </w:r>
    </w:p>
    <w:p w14:paraId="1FC92F6B" w14:textId="6FE9DAEC" w:rsidR="00F3442F" w:rsidRPr="00F07800" w:rsidRDefault="09E9D9B1" w:rsidP="53ADAD14">
      <w:r>
        <w:t>Ahhoz, hogy egy rendszerben mindig a szükséges számú szerver működjön, minden időpillanatban meg kell határozni, hogy mennyi szerver kell az adott időpillanatban és mennyire lesz szükség a közeljövőben. Ezt a feladatot egy automatikusan skálázódó rendszer tudja ellátni.</w:t>
      </w:r>
    </w:p>
    <w:p w14:paraId="45B76557" w14:textId="48A9882A" w:rsidR="00B50CAA" w:rsidRDefault="008E0ABD" w:rsidP="008E0ABD">
      <w:pPr>
        <w:pStyle w:val="Cmsor2"/>
      </w:pPr>
      <w:bookmarkStart w:id="4" w:name="_Toc120874313"/>
      <w:r>
        <w:t>A feladat célja</w:t>
      </w:r>
      <w:bookmarkEnd w:id="4"/>
    </w:p>
    <w:p w14:paraId="57A7E2E1" w14:textId="6ED91721" w:rsidR="00926E44" w:rsidRDefault="09E9D9B1" w:rsidP="005E2619">
      <w:r>
        <w:t>Feladatom célja egy olyan rendszer megtervezése és implementálása, amely képes az elosztott működésre, valamint az automatikus fel- és leskálázásra, ezáltal a beérkező kérések számának függvényében a megfelelő számú szerverrel szolgálja ki azokat.</w:t>
      </w:r>
    </w:p>
    <w:p w14:paraId="261A6720" w14:textId="103FA219" w:rsidR="00267A44" w:rsidRDefault="005C489B" w:rsidP="005E2619">
      <w:r>
        <w:t>A feladatomnak kimondott célja, hogy bemutassam</w:t>
      </w:r>
      <w:r w:rsidR="00EA478F">
        <w:t xml:space="preserve">, </w:t>
      </w:r>
      <w:r>
        <w:t xml:space="preserve">egy ilyen </w:t>
      </w:r>
      <w:r w:rsidR="00113F4C">
        <w:t xml:space="preserve">rendszer </w:t>
      </w:r>
      <w:r w:rsidR="00277BD4">
        <w:t>képes arra, hogy a terhelés monitorozása mellett fel- vagy leskálázza magát</w:t>
      </w:r>
      <w:r w:rsidR="0025337D">
        <w:t xml:space="preserve"> oly módon, hogy a szolgáltatás folyamatos elérhetőségét biztosítja.</w:t>
      </w:r>
    </w:p>
    <w:p w14:paraId="5B5A5327" w14:textId="54F33D05" w:rsidR="00EE27FC" w:rsidRDefault="02430D3B" w:rsidP="511E19C0">
      <w:r>
        <w:t>Nem célom, hogy egy optimálisan és költséghatékonyan működő rendszert hozzak létre; a rendszerrel csupán egy demonstrációs jellegű megoldást szeretnék prezentálni. A feladat elvégzése során elérendő optimális és költséghatékony működés definícióját úgy határozom meg, hogy a rendszer a párhuzamosan beérkező aktív kapcsolatokkal lineárisan arányosan indítson backend szervereket, az aktív kapcsolatok és a futó backend szerverek száma között közel 1:1 lineáris megfeleltetést definiálok.</w:t>
      </w:r>
    </w:p>
    <w:p w14:paraId="02A63EE1" w14:textId="4B2177E7" w:rsidR="00D20193" w:rsidRPr="005E2619" w:rsidRDefault="5F18CAB1" w:rsidP="00EE27FC">
      <w:r>
        <w:t>Ezt a meghatározást ugyanakkor bármikor meg lehet változtatni: a rendszert kifejezetten úgy tervezem meg és hozom létre, hogy annak működése a különböző egységek módosításával vagy cserélésével könnyen módosítható legyen. A rendszer moduláris felépítése miatt a működés könnyen módosítható, a rendszer továbbfejlesztése során éppen ezért nem ütköznénk nagy nehézségekbe.</w:t>
      </w:r>
    </w:p>
    <w:p w14:paraId="358B45D7" w14:textId="27AC5D93" w:rsidR="008E0ABD" w:rsidRDefault="006D7BB7" w:rsidP="008E0ABD">
      <w:pPr>
        <w:pStyle w:val="Cmsor2"/>
      </w:pPr>
      <w:bookmarkStart w:id="5" w:name="_Toc120874314"/>
      <w:r>
        <w:t>A szakdolgozat felépítése</w:t>
      </w:r>
      <w:bookmarkEnd w:id="5"/>
    </w:p>
    <w:p w14:paraId="1A8E9C75" w14:textId="7CAC74A0" w:rsidR="00867200" w:rsidRDefault="002366EA" w:rsidP="00867200">
      <w:r>
        <w:t xml:space="preserve">A szakdolgozatban elsőként megvizsgálom, hogy </w:t>
      </w:r>
      <w:r w:rsidR="004946B1">
        <w:t>egy ilyen rendszer üzemeltetéséhez milyen infrastruktúr</w:t>
      </w:r>
      <w:r w:rsidR="0026320D">
        <w:t>át lehet használni</w:t>
      </w:r>
      <w:r>
        <w:t xml:space="preserve">, meghatározom a fogalmát, bemutatom annak alkalmazási területeit, valamint </w:t>
      </w:r>
      <w:r w:rsidR="0040423F">
        <w:t>bemutatom három szolgáltató termékét.</w:t>
      </w:r>
    </w:p>
    <w:p w14:paraId="5686EE3C" w14:textId="59D69831" w:rsidR="0040423F" w:rsidRDefault="00516822" w:rsidP="00867200">
      <w:r>
        <w:t>A</w:t>
      </w:r>
      <w:r w:rsidR="00E70D41">
        <w:t xml:space="preserve">z elérhető infrastruktúra témaköre után </w:t>
      </w:r>
      <w:r w:rsidR="00692B4A">
        <w:t>áttérek az általam elkészített rendszerre: bemutatom</w:t>
      </w:r>
      <w:r w:rsidR="005F1B68">
        <w:t xml:space="preserve"> a rendszer kétféle arcát, </w:t>
      </w:r>
      <w:r w:rsidR="00FE672F">
        <w:t xml:space="preserve">majd </w:t>
      </w:r>
      <w:r w:rsidR="00862D14">
        <w:t>felvázolom, hogy a rendszer ezen két megközelítése hogyan áll össze</w:t>
      </w:r>
      <w:r w:rsidR="00C40A57">
        <w:t>, ismertetem az architektúrát.</w:t>
      </w:r>
    </w:p>
    <w:p w14:paraId="56F3768C" w14:textId="17FB2259" w:rsidR="00496CE1" w:rsidRDefault="00C40A57" w:rsidP="006F3D08">
      <w:r>
        <w:t xml:space="preserve">A rendszer felépítésének bemutatása után </w:t>
      </w:r>
      <w:r w:rsidR="00B91ABF">
        <w:t>pontosítom, hogy a rendszerben milyen szerverek találhatóak, azoknak mik a feladatai, bemutatom az al</w:t>
      </w:r>
      <w:r w:rsidR="002E506C">
        <w:t>kalmazott technológiákat és részletezem a megvalósítá</w:t>
      </w:r>
      <w:r w:rsidR="00496CE1">
        <w:t>st</w:t>
      </w:r>
      <w:r w:rsidR="002E506C">
        <w:t>.</w:t>
      </w:r>
      <w:r w:rsidR="006F3D08">
        <w:t xml:space="preserve"> </w:t>
      </w:r>
      <w:r w:rsidR="00496CE1">
        <w:t xml:space="preserve">Felvázolom, hogy milyen problémák jelentkeztek a rendszer megvalósítása során, és </w:t>
      </w:r>
      <w:r w:rsidR="006F2808">
        <w:t>bemutatom a végleges megoldást</w:t>
      </w:r>
      <w:r w:rsidR="00D91917">
        <w:t>, valamint</w:t>
      </w:r>
      <w:r w:rsidR="006F2808">
        <w:t xml:space="preserve"> annak elkészítését.</w:t>
      </w:r>
    </w:p>
    <w:p w14:paraId="5EE7DF1E" w14:textId="4A2E336F" w:rsidR="00BB1311" w:rsidRPr="00867200" w:rsidRDefault="346318BB" w:rsidP="008613F4">
      <w:r>
        <w:t>Az elosztott rendszer bemutatását követően kifejtem az automatikus skálázás témakörét: áttekintem a felmerülő megoldási módszereket, meghatározom, hogy az egyes szervereknek mik a feladatai és felelősségei, majd bemutatom, hogy miként monitorozza a rendszer a terhelést, valamint miként dönt a terhelés függvényében a szerverek számáról.</w:t>
      </w:r>
    </w:p>
    <w:p w14:paraId="0DFB45EB" w14:textId="1D9CDD32" w:rsidR="006D7BB7" w:rsidRDefault="006D7BB7" w:rsidP="006D7BB7">
      <w:pPr>
        <w:pStyle w:val="Cmsor1"/>
      </w:pPr>
      <w:bookmarkStart w:id="6" w:name="_Toc120874315"/>
      <w:r>
        <w:t>Létező megoldások bemutatása</w:t>
      </w:r>
      <w:bookmarkEnd w:id="6"/>
    </w:p>
    <w:p w14:paraId="40B3237C" w14:textId="77777777" w:rsidR="00C17419" w:rsidRDefault="00C17419" w:rsidP="00C17419">
      <w:r>
        <w:t>Ahhoz, hogy egy terhelés hatására skálázódó webes rendszert üzemeltetni lehessen, mindenképpen kell valamilyen fajta futtató környezet. Kell egy olyan infrastruktúra, ami biztosítja annak a lehetőségét, hogy a felhasználó (ebben az esetben a felhasználó és a vevő ugyanarra a személyre, szervezetre utal, amely személy vagy szervezet az infrastruktúrát rendeltetésszerűen igénybe veszi) a saját döntése alapján tetszőleges számú és tulajdonságú virtuális számítógépet, szervert el tudjon indítani; természetesen az infrastruktúra tulajdonságait és a szolgáltatás feltételeit figyelembe kell venni.</w:t>
      </w:r>
    </w:p>
    <w:p w14:paraId="33651241" w14:textId="670A66F0" w:rsidR="00C17419" w:rsidRDefault="00C17419" w:rsidP="00C17419">
      <w:r>
        <w:t>Ez a futtató környezet lehet egy VPS szolgáltatás</w:t>
      </w:r>
      <w:r>
        <w:rPr>
          <w:rStyle w:val="Lbjegyzet-hivatkozs"/>
        </w:rPr>
        <w:footnoteReference w:id="2"/>
      </w:r>
      <w:r>
        <w:t xml:space="preserve">, de lehet egy </w:t>
      </w:r>
      <w:r w:rsidR="53CE2A84">
        <w:t>közönséges</w:t>
      </w:r>
      <w:r>
        <w:t xml:space="preserve"> asztali számítógép vagy laptop is, ám ezek hardvertulajdonságai adott esetben több nagyságrenddel is eltérhetnek egymástól, így amikor egy adott felhasználás</w:t>
      </w:r>
      <w:r w:rsidR="00500E18">
        <w:t>i módhoz</w:t>
      </w:r>
      <w:r>
        <w:t xml:space="preserve"> keressük a megfelelő futtató infrastruktúrát, mindenképp mérlegelni kell a lehetőségek hardvertulajdonságait is.</w:t>
      </w:r>
    </w:p>
    <w:p w14:paraId="5722F316" w14:textId="477A2905" w:rsidR="00235EE1" w:rsidRPr="00235EE1" w:rsidRDefault="00C17419" w:rsidP="00C17419">
      <w:r>
        <w:t>Ebben a fejezetben szeretném tárgyalni, hogy mit jelent pontosan a virtuális privát szerver, melyek az alkalmazási területei, valamint bemutatni néhány VPS szolgáltatót.</w:t>
      </w:r>
    </w:p>
    <w:p w14:paraId="6D5411BB" w14:textId="3BF2424B" w:rsidR="00044FB2" w:rsidRDefault="00044FB2" w:rsidP="00044FB2">
      <w:pPr>
        <w:pStyle w:val="Cmsor2"/>
      </w:pPr>
      <w:bookmarkStart w:id="7" w:name="_Toc120874316"/>
      <w:r>
        <w:t>VPS fogalma</w:t>
      </w:r>
      <w:bookmarkEnd w:id="7"/>
    </w:p>
    <w:p w14:paraId="707B5083" w14:textId="77777777" w:rsidR="008169D3" w:rsidRDefault="008169D3" w:rsidP="008169D3">
      <w:r>
        <w:t xml:space="preserve">A virtuális privát szerver egy olyan virtuális számítógép, melyet szolgáltatásként árulnak és melyet a vevő úgy kezelhet, mintha a saját számítógépét, szerverét használná. A nevét alkotó szavak pontosan meghatározzák magát a fogalmat: </w:t>
      </w:r>
      <w:r w:rsidRPr="008169D3">
        <w:rPr>
          <w:i/>
          <w:iCs/>
        </w:rPr>
        <w:t>szerver</w:t>
      </w:r>
      <w:r>
        <w:t xml:space="preserve">, mert mindig elérhető a jellemzően jelentős számítási kapacitással rendelkező virtuális számítógép; </w:t>
      </w:r>
      <w:r w:rsidRPr="008169D3">
        <w:rPr>
          <w:i/>
          <w:iCs/>
        </w:rPr>
        <w:t>virtuális</w:t>
      </w:r>
      <w:r>
        <w:t xml:space="preserve">, mert az azt futtató szerver több ilyen virtuális számítógépet futtathat, és azok számára a hardvereket virtualizálja, azaz például nincs mindegyik virtuális számítógépnek saját, különálló háttértára; valamint </w:t>
      </w:r>
      <w:r w:rsidRPr="008169D3">
        <w:rPr>
          <w:i/>
          <w:iCs/>
        </w:rPr>
        <w:t>privát</w:t>
      </w:r>
      <w:r>
        <w:t>, mert a vevő saját számítógépként, szerverként tekinthet rá.</w:t>
      </w:r>
    </w:p>
    <w:p w14:paraId="57E6131B" w14:textId="7FB9C8F9" w:rsidR="008169D3" w:rsidRDefault="5DC642C8" w:rsidP="1CB00E3F">
      <w:r>
        <w:t xml:space="preserve">Legfontosabb jellemzője ezeknek a szolgáltatásoknak, hogy a kínált virtuális számítógépeket szerverközpontokban fizikailag jelen lévő szervereken futtatják. Az ilyen szerverparkok üzemeltetése maga is egy külön szolgáltatás, lehet vásárolni szerver </w:t>
      </w:r>
      <w:r w:rsidRPr="5DC642C8">
        <w:rPr>
          <w:lang w:val="en-GB"/>
        </w:rPr>
        <w:t>rack</w:t>
      </w:r>
      <w:r>
        <w:t xml:space="preserve"> helyet, ahol a saját fizikai szerverünket elhelyezhetjük. Ezen szolgáltatások nem összekeverendőek a VPS szolgáltatásokkal, mert a VPS szolgáltatások esetében egy virtuális szerver felhasználási jogát vásároljuk meg, amelyet futtathat a szolgáltató cég tömérdek fizikai szervere közül bármelyik </w:t>
      </w:r>
      <w:r w:rsidR="00DE0808">
        <w:t xml:space="preserve">egy </w:t>
      </w:r>
      <w:commentRangeStart w:id="8"/>
      <w:commentRangeStart w:id="9"/>
      <w:commentRangeEnd w:id="8"/>
      <w:r w:rsidR="00AC55E9">
        <w:rPr>
          <w:rStyle w:val="Jegyzethivatkozs"/>
        </w:rPr>
        <w:commentReference w:id="8"/>
      </w:r>
      <w:commentRangeEnd w:id="9"/>
      <w:r w:rsidR="00B109D8">
        <w:rPr>
          <w:rStyle w:val="Jegyzethivatkozs"/>
        </w:rPr>
        <w:commentReference w:id="9"/>
      </w:r>
      <w:r>
        <w:t>szerver</w:t>
      </w:r>
      <w:r w:rsidR="00DE0808">
        <w:t>központban</w:t>
      </w:r>
    </w:p>
    <w:p w14:paraId="2F2DDBFD" w14:textId="37892D97" w:rsidR="00D43183" w:rsidRDefault="759E2FFF" w:rsidP="00D43183">
      <w:r>
        <w:t xml:space="preserve">Előnyös tulajdonsága az ilyen VPS szolgáltatásoknak a személyre szabhatóságuk. Egy átlagos VPS szolgáltatás vásárlásakor különböző konstrukciók közül lehet választani: gyakorlatilag a virtuális szerver minden fontos tulajdonságát módosítani lehet. Személyre lehet szabni többek között a processzormagok számát, a memória és a háttértár méretét, a szervert és a hálózatot összekötő kapcsolat sávszélességét csak úgy, mint a futtatott operációs rendszert, melynek esetében lehetőségünk van saját operációs rendszert is telepíteni. Ez a széles személyre szabhatóság éppen azért </w:t>
      </w:r>
      <w:r w:rsidR="00710426">
        <w:t>lehetséges</w:t>
      </w:r>
      <w:r>
        <w:t>, mert virtuális számtógépekről van szó.</w:t>
      </w:r>
    </w:p>
    <w:p w14:paraId="0D5D57FF" w14:textId="77777777" w:rsidR="00D43183" w:rsidRDefault="00D43183" w:rsidP="00D43183">
      <w:r>
        <w:t>Az előnyös tulajdonságok ellenpólusaként megjelenhet a vevőkben olyan aggály, melynek alapját az a tudat képezi, hogy a vevő adatai, információi vagy éppen kódok, szoftverek valaki más tulajdonában álló hardveren vannak tárolva vagy futtatva. Ez a vevők többségének csupán elhanyagolható kockázatot jelent, ugyanis jellemzően az ilyen szolgáltatók magas színvonalú szolgáltatásokat nyújtanak biztonsági szempontokból is.</w:t>
      </w:r>
    </w:p>
    <w:p w14:paraId="07E05207" w14:textId="5D4A005A" w:rsidR="00D43183" w:rsidRPr="008169D3" w:rsidRDefault="1C44D769" w:rsidP="00D43183">
      <w:r>
        <w:t>Adatbiztonság felől megközelítve a legjellemzőbb különbség a szerverek üzemeltetésének helyszíne: VPS szolgáltatás esetén egy jellemzően jól őrzött, áramkimaradásoktól védett, tűzesetre kötelezően hibátlanul felkészített és hasonló biztonsági intézkedésekkel jellemezhető épületről beszélünk, amivel szemben ott áll adott esetben a saját ingatlan (lakás, ház), amelyben fizikailag el van helyezve a szerver: rendszerint nincs biztonsági szolgálat, nincs szünetmentes táp vagy dízelaggregátor, éppen ezért még kimondottan előnyös is lehet egy ilyen szolgáltatás igénybevétele abban az esetben, ha a szünetmentes szolgáltatás fontosabb, mint az a tudat, hogy minden adat és kód saját hardveren legyen.</w:t>
      </w:r>
    </w:p>
    <w:p w14:paraId="1343DAE9" w14:textId="0FFCDC35" w:rsidR="00044FB2" w:rsidRDefault="00044FB2" w:rsidP="00044FB2">
      <w:pPr>
        <w:pStyle w:val="Cmsor2"/>
      </w:pPr>
      <w:bookmarkStart w:id="10" w:name="_Ref119152511"/>
      <w:bookmarkStart w:id="11" w:name="_Toc120874317"/>
      <w:r>
        <w:t>A VPS alkalmazási területei</w:t>
      </w:r>
      <w:bookmarkEnd w:id="10"/>
      <w:bookmarkEnd w:id="11"/>
    </w:p>
    <w:p w14:paraId="3C4136AB" w14:textId="1DFEC783" w:rsidR="00923817" w:rsidRDefault="03A5F780" w:rsidP="00923817">
      <w:r>
        <w:t xml:space="preserve">Az előbb bemutatott tulajdonságokat összegezve elmondható, hogy az ilyen szolgáltatások célcsoportját azok a (kisebb) cégek alkotják, melyeknek nincs szükségük vagy lehetőségük saját szervereket a kellő minőségben üzemeltetni: ezek a cégek általában nem rendelkeznek nagy IT részleggel, </w:t>
      </w:r>
      <w:r w:rsidR="002F46F1">
        <w:t xml:space="preserve">valamint </w:t>
      </w:r>
      <w:r>
        <w:t xml:space="preserve">a szolgáltatásaik között sem szerepel IT tevékenység. Az ennél nagyobb cégek, </w:t>
      </w:r>
      <w:r w:rsidR="0070356E">
        <w:t xml:space="preserve">amelyeknek </w:t>
      </w:r>
      <w:r>
        <w:t xml:space="preserve">már szükséges, saját szervereket üzemeltetnek. Az ennél kisebb szereplők (például a szakdolgozatukat készítő hallgatók) számára pedig elegendő </w:t>
      </w:r>
      <w:r w:rsidR="00AA224E">
        <w:t>egy saját üzemeltetésű</w:t>
      </w:r>
      <w:r w:rsidR="00E86DAA">
        <w:t xml:space="preserve"> </w:t>
      </w:r>
      <w:r w:rsidR="000529F4">
        <w:t xml:space="preserve">egyszerű </w:t>
      </w:r>
      <w:r w:rsidR="00E86DAA">
        <w:t xml:space="preserve">szerver </w:t>
      </w:r>
      <w:r>
        <w:t xml:space="preserve">(és ebben az esetben pedig inkább beszélhetünk már nem használt számítógépekről, laptopokról, amik ki lettek nevezve szervernek) </w:t>
      </w:r>
      <w:r w:rsidR="00090F48">
        <w:t>üzemeltetése</w:t>
      </w:r>
      <w:r>
        <w:t>, mivel az olcsóbb és az elégséges tulajdonságokkal rendelkezik.</w:t>
      </w:r>
    </w:p>
    <w:p w14:paraId="7298A7CE" w14:textId="20A4082F" w:rsidR="00D43183" w:rsidRPr="00D43183" w:rsidRDefault="00923817" w:rsidP="00923817">
      <w:r>
        <w:t xml:space="preserve">Tehát rendszerint a kisebb cégek veszik igénybe ezeket a szolgáltatásokat, amelyek segítségével üzemeltethetik honlapjukat, levelező rendszerüket, esetleg belső használatú munkaidőnyilvántartó </w:t>
      </w:r>
      <w:r w:rsidR="29056C9B">
        <w:t>rendszerüket</w:t>
      </w:r>
      <w:r>
        <w:t xml:space="preserve"> stb.</w:t>
      </w:r>
    </w:p>
    <w:p w14:paraId="182A6E40" w14:textId="1548CFE8" w:rsidR="00044FB2" w:rsidRDefault="00DE45AE" w:rsidP="00DE45AE">
      <w:pPr>
        <w:pStyle w:val="Cmsor2"/>
      </w:pPr>
      <w:bookmarkStart w:id="12" w:name="_Toc120874318"/>
      <w:r>
        <w:t>VPS szolgáltatók</w:t>
      </w:r>
      <w:bookmarkEnd w:id="12"/>
    </w:p>
    <w:p w14:paraId="21FDE0E0" w14:textId="77777777" w:rsidR="00BE5E7B" w:rsidRDefault="00BE5E7B" w:rsidP="00BE5E7B">
      <w:r>
        <w:t>A következő alfejezetekben olyan szolgáltatókat mutatok be, akik ilyen VPS szolgáltatásokat kínálnak. Annak érdekében, hogy csak az általam elkészített feladathoz releváns szolgáltatókat és azok termékeit részletezzem, a konzulensem által megfogalmazott elvárások szerint kerestem szolgáltatásokat.</w:t>
      </w:r>
    </w:p>
    <w:p w14:paraId="23A8AFCB" w14:textId="02A59B3F" w:rsidR="00BE5E7B" w:rsidRDefault="00BE5E7B" w:rsidP="00BE5E7B">
      <w:r>
        <w:t xml:space="preserve">A keresés során fontos szempont volt, hogy az adott virtuális gépet egy </w:t>
      </w:r>
      <w:r w:rsidRPr="004C7C26">
        <w:rPr>
          <w:i/>
          <w:iCs/>
          <w:lang w:val="en-GB"/>
        </w:rPr>
        <w:t>snapshot</w:t>
      </w:r>
      <w:r>
        <w:t xml:space="preserve"> (pillanatkép) vagy </w:t>
      </w:r>
      <w:r w:rsidRPr="004C7C26">
        <w:rPr>
          <w:i/>
          <w:iCs/>
          <w:lang w:val="en-GB"/>
        </w:rPr>
        <w:t>image</w:t>
      </w:r>
      <w:r>
        <w:t xml:space="preserve"> (kép) felhasználásával is lehessen inicializálni. Egy ilyen pillanatképben el lehet menteni egy futó virtuális gép aktuális állapotát minden beállítással együtt, majd egy új </w:t>
      </w:r>
      <w:r w:rsidR="29056C9B">
        <w:t>virtuális gép</w:t>
      </w:r>
      <w:r>
        <w:t xml:space="preserve"> lehelyezésekor meg lehet adni ilyen </w:t>
      </w:r>
      <w:r w:rsidRPr="004C7C26">
        <w:rPr>
          <w:lang w:val="en-GB"/>
        </w:rPr>
        <w:t>snapshot</w:t>
      </w:r>
      <w:r>
        <w:t xml:space="preserve"> állományt, aminek használatával az újonnan indított gép néhány tulajdonságtól eltekintve (IP cím, MAC cím stb.) teljes mértékben megegyezik azzal a géppel, amiről a pillanatképet készítették. Ehhez a kritériumhoz szorosan kapcsolódik az az elvárás, hogy a meglévő gépről lehessen készíteni </w:t>
      </w:r>
      <w:r w:rsidRPr="004C7C26">
        <w:rPr>
          <w:lang w:val="en-GB"/>
        </w:rPr>
        <w:t>snapshot</w:t>
      </w:r>
      <w:r>
        <w:t xml:space="preserve"> fájlt. Jellemzően ezeket a feltételeket mindegyik szolgáltató teljesítette.</w:t>
      </w:r>
    </w:p>
    <w:p w14:paraId="196CBDFD" w14:textId="2A9AE9C2" w:rsidR="00BE5E7B" w:rsidRDefault="00BE5E7B" w:rsidP="00BE5E7B">
      <w:r>
        <w:t xml:space="preserve">A másik és egyben a kettő közül a jelentősebb kritérium a számlázáshoz, elszámoláshoz kapcsolható: a szolgáltatás díját a számítógép futásideje alapján kell meghatározni, azaz csak arra az időre szeretnénk fizetni, amikor a virtuális gép valóban futott. </w:t>
      </w:r>
      <w:r w:rsidR="001E3CAB">
        <w:t>A legtöbb</w:t>
      </w:r>
      <w:r>
        <w:t xml:space="preserve"> szolgáltató a hagyományos havidíjas elszámolási modellt alkalmazza, így ez a feltétel meglehetősen sokat kiszűrt közülük.</w:t>
      </w:r>
    </w:p>
    <w:p w14:paraId="255CC06A" w14:textId="3B634A0F" w:rsidR="00BE5E7B" w:rsidRPr="00BE5E7B" w:rsidRDefault="00BE5E7B" w:rsidP="00BE5E7B">
      <w:r>
        <w:t xml:space="preserve">Nem elhanyagolható szempont a fizikai elhelyezkedés sem. A VPS szolgáltatók megismerése során figyeltem az adatközpontok elhelyezkedésére </w:t>
      </w:r>
      <w:r w:rsidR="29056C9B">
        <w:t>is</w:t>
      </w:r>
      <w:r w:rsidR="007121AD">
        <w:t xml:space="preserve">: </w:t>
      </w:r>
      <w:r w:rsidR="009D53F5">
        <w:t xml:space="preserve">ha egy adott régióban szeretnénk a szolgáltatás </w:t>
      </w:r>
      <w:r w:rsidR="00BD7988">
        <w:t>lehetőségeit kihasználni, akkor optimális az adott régióhoz minél közelebb üzemeltetni a szervert.</w:t>
      </w:r>
      <w:r w:rsidR="00E120D8">
        <w:t xml:space="preserve"> Az én esetemben ez a régió Magyarországot jelenti.</w:t>
      </w:r>
    </w:p>
    <w:p w14:paraId="3E8B32D2" w14:textId="1F6891BA" w:rsidR="00DE45AE" w:rsidRDefault="00DE45AE" w:rsidP="00DE45AE">
      <w:pPr>
        <w:pStyle w:val="Cmsor3"/>
      </w:pPr>
      <w:bookmarkStart w:id="13" w:name="_Toc120874319"/>
      <w:r>
        <w:t>VULTR</w:t>
      </w:r>
      <w:bookmarkEnd w:id="13"/>
    </w:p>
    <w:p w14:paraId="47107C4D" w14:textId="0B4F5EAA" w:rsidR="00E44B43" w:rsidRDefault="00E44B43" w:rsidP="00E44B43">
      <w:r>
        <w:t xml:space="preserve">A floridai West Palm Beach-i székhellyel rendelkező VULTR </w:t>
      </w:r>
      <w:sdt>
        <w:sdtPr>
          <w:id w:val="-1707101507"/>
          <w:citation/>
        </w:sdtPr>
        <w:sdtEndPr/>
        <w:sdtContent>
          <w:r>
            <w:fldChar w:fldCharType="begin"/>
          </w:r>
          <w:r>
            <w:instrText xml:space="preserve"> CITATION VULTUR \l 1038 </w:instrText>
          </w:r>
          <w:r>
            <w:fldChar w:fldCharType="separate"/>
          </w:r>
          <w:r w:rsidR="00BA455C">
            <w:rPr>
              <w:noProof/>
            </w:rPr>
            <w:t>[1]</w:t>
          </w:r>
          <w:r>
            <w:fldChar w:fldCharType="end"/>
          </w:r>
        </w:sdtContent>
      </w:sdt>
      <w:r>
        <w:t xml:space="preserve"> cég VPS szolgáltatások terén minőségi infrastruktúrán, azonnali lehelyezéssel, többféle (akár saját) operációs rendszerrel implementálva, az alapvető biztonsági mechanizmusokkal ellátott szolgáltatást nyújt, valamint megfelel az elvárásoknak.</w:t>
      </w:r>
    </w:p>
    <w:p w14:paraId="5E7D7847" w14:textId="53037C51" w:rsidR="00E44B43" w:rsidRDefault="00E44B43" w:rsidP="00E44B43">
      <w:r>
        <w:t xml:space="preserve">A díjszabás óraalapú, így csak azért az időért kell fizetni, amit tényleg futott a szerver. Lehet </w:t>
      </w:r>
      <w:r w:rsidRPr="00472534">
        <w:rPr>
          <w:lang w:val="en-GB"/>
        </w:rPr>
        <w:t>snapshot</w:t>
      </w:r>
      <w:r>
        <w:t xml:space="preserve"> fájlt létrehozni és lehet egy image alapján több szervert is lehelyezni a szolgáltató több kontinensen, több városban található szerverein.</w:t>
      </w:r>
    </w:p>
    <w:p w14:paraId="0E7C21A0" w14:textId="51DB34CE" w:rsidR="00E44B43" w:rsidRDefault="00E44B43" w:rsidP="00E44B43">
      <w:r>
        <w:t>A szervert lehet API</w:t>
      </w:r>
      <w:r w:rsidR="00E0691A">
        <w:rPr>
          <w:rStyle w:val="Lbjegyzet-hivatkozs"/>
        </w:rPr>
        <w:footnoteReference w:id="3"/>
      </w:r>
      <w:r w:rsidR="00094F88">
        <w:t xml:space="preserve"> </w:t>
      </w:r>
      <w:r>
        <w:t>hívásokkal modifikálni, az API hívások a standard HTTP</w:t>
      </w:r>
      <w:r w:rsidR="00094F88">
        <w:rPr>
          <w:rStyle w:val="Lbjegyzet-hivatkozs"/>
        </w:rPr>
        <w:footnoteReference w:id="4"/>
      </w:r>
      <w:r>
        <w:t xml:space="preserve"> kifejezéseket, válaszkódokat használják, betartják a RESTful API</w:t>
      </w:r>
      <w:r w:rsidR="00472534">
        <w:t xml:space="preserve"> </w:t>
      </w:r>
      <w:sdt>
        <w:sdtPr>
          <w:id w:val="830569412"/>
          <w:citation/>
        </w:sdtPr>
        <w:sdtEndPr/>
        <w:sdtContent>
          <w:r w:rsidR="00472534">
            <w:fldChar w:fldCharType="begin"/>
          </w:r>
          <w:r w:rsidR="00472534">
            <w:instrText xml:space="preserve"> CITATION restful \l 1038 </w:instrText>
          </w:r>
          <w:r w:rsidR="00472534">
            <w:fldChar w:fldCharType="separate"/>
          </w:r>
          <w:r w:rsidR="00BA455C">
            <w:rPr>
              <w:noProof/>
            </w:rPr>
            <w:t>[2]</w:t>
          </w:r>
          <w:r w:rsidR="00472534">
            <w:fldChar w:fldCharType="end"/>
          </w:r>
        </w:sdtContent>
      </w:sdt>
      <w:r>
        <w:t xml:space="preserve"> tervezési elveket és természetesen megvalósíthatóak velük a CRUD</w:t>
      </w:r>
      <w:r w:rsidR="00472534">
        <w:rPr>
          <w:rStyle w:val="Lbjegyzet-hivatkozs"/>
        </w:rPr>
        <w:footnoteReference w:id="5"/>
      </w:r>
      <w:r>
        <w:t xml:space="preserve"> műveletek is.</w:t>
      </w:r>
    </w:p>
    <w:p w14:paraId="4B22A4D5" w14:textId="36F7FD05" w:rsidR="00E44B43" w:rsidRDefault="00E44B43" w:rsidP="00E44B43">
      <w:r>
        <w:t>A kommunikáció során a kéréseket és a válaszokat konzisztens és jól formázott JSON</w:t>
      </w:r>
      <w:r w:rsidR="003C0375">
        <w:rPr>
          <w:rStyle w:val="Lbjegyzet-hivatkozs"/>
        </w:rPr>
        <w:footnoteReference w:id="6"/>
      </w:r>
      <w:r>
        <w:t xml:space="preserve"> formátumban küldi, ezenkívül a könnyen megérthető hibaüzenetekből gyorsan meg lehet oldani egy esetleges hibát. Az API kérés (</w:t>
      </w:r>
      <w:r w:rsidRPr="00F6433E">
        <w:rPr>
          <w:i/>
          <w:iCs/>
          <w:lang w:val="en-GB"/>
        </w:rPr>
        <w:t>request</w:t>
      </w:r>
      <w:r>
        <w:t>) parancsai közé tartoznak a DELETE, GET, PATCH, POST és PUT műveletek. Fontos részlet, hogy ha az applikációnk másodpercenkét több, mint 20 kérést küld, lehetséges, hogy az API 503-as (</w:t>
      </w:r>
      <w:r w:rsidRPr="00F6433E">
        <w:rPr>
          <w:i/>
          <w:iCs/>
        </w:rPr>
        <w:t xml:space="preserve">Service </w:t>
      </w:r>
      <w:r w:rsidRPr="00F6433E">
        <w:rPr>
          <w:i/>
          <w:iCs/>
          <w:lang w:val="en-GB"/>
        </w:rPr>
        <w:t>unavailable</w:t>
      </w:r>
      <w:r>
        <w:t>, azaz a szolgáltatás nem elérhető) hibakóddal fog visszatérni. A válaszok (</w:t>
      </w:r>
      <w:r w:rsidRPr="00F6433E">
        <w:rPr>
          <w:i/>
          <w:iCs/>
          <w:lang w:val="en-GB"/>
        </w:rPr>
        <w:t>response</w:t>
      </w:r>
      <w:r>
        <w:t xml:space="preserve">) a jól ismert HTTP válaszkódok (pl.: 200 = </w:t>
      </w:r>
      <w:r w:rsidRPr="008876CA">
        <w:rPr>
          <w:i/>
          <w:iCs/>
        </w:rPr>
        <w:t>OK</w:t>
      </w:r>
      <w:r>
        <w:t xml:space="preserve">, 400 = </w:t>
      </w:r>
      <w:r w:rsidRPr="008876CA">
        <w:rPr>
          <w:i/>
          <w:iCs/>
          <w:lang w:val="en-GB"/>
        </w:rPr>
        <w:t>Bad request</w:t>
      </w:r>
      <w:r>
        <w:t xml:space="preserve"> [azaz rossz kérés], 404 = </w:t>
      </w:r>
      <w:r w:rsidRPr="008876CA">
        <w:rPr>
          <w:i/>
          <w:iCs/>
          <w:lang w:val="en-GB"/>
        </w:rPr>
        <w:t>Not found</w:t>
      </w:r>
      <w:r w:rsidRPr="00F6433E">
        <w:rPr>
          <w:lang w:val="en-GB"/>
        </w:rPr>
        <w:t xml:space="preserve"> </w:t>
      </w:r>
      <w:r>
        <w:t>[azaz nem található]).</w:t>
      </w:r>
    </w:p>
    <w:p w14:paraId="0B1A5194" w14:textId="0FD24C1F" w:rsidR="00E44B43" w:rsidRDefault="00E44B43" w:rsidP="00E44B43">
      <w:r>
        <w:t>Az API használata során lehetőségünk van a parancsok felparaméterezésére, amik használatával már könnyen lehet például hitelesítési (</w:t>
      </w:r>
      <w:r w:rsidRPr="008876CA">
        <w:rPr>
          <w:i/>
          <w:iCs/>
          <w:lang w:val="en-GB"/>
        </w:rPr>
        <w:t>authentication</w:t>
      </w:r>
      <w:r>
        <w:t>) szolgáltatást</w:t>
      </w:r>
      <w:r w:rsidR="29056C9B">
        <w:t xml:space="preserve"> használni</w:t>
      </w:r>
      <w:r>
        <w:t>, biztonsági mentést (</w:t>
      </w:r>
      <w:r w:rsidRPr="008876CA">
        <w:rPr>
          <w:i/>
          <w:iCs/>
        </w:rPr>
        <w:t>backup</w:t>
      </w:r>
      <w:r>
        <w:t>) készíteni, a tűzfalat elérni és még számos más szolgáltatást használni.</w:t>
      </w:r>
    </w:p>
    <w:p w14:paraId="09AB4DD6" w14:textId="34DF3E96" w:rsidR="004C7C26" w:rsidRDefault="00E44B43" w:rsidP="00E44B43">
      <w:r>
        <w:t xml:space="preserve">A Magyarországhoz legközelebbi adatközpontjuk Varsóban található, de viszonylag közel van még </w:t>
      </w:r>
      <w:r w:rsidR="29056C9B">
        <w:t>adatközpontjuk</w:t>
      </w:r>
      <w:r>
        <w:t xml:space="preserve"> Frankfurtban is.</w:t>
      </w:r>
    </w:p>
    <w:p w14:paraId="0678E7D7" w14:textId="77777777" w:rsidR="00EB0356" w:rsidRDefault="00EB0356" w:rsidP="00EB0356">
      <w:pPr>
        <w:pStyle w:val="Kp"/>
      </w:pPr>
      <w:r>
        <w:rPr>
          <w:noProof/>
        </w:rPr>
        <w:drawing>
          <wp:inline distT="0" distB="0" distL="0" distR="0" wp14:anchorId="093CF33D" wp14:editId="0F91CFE0">
            <wp:extent cx="4320000" cy="2949426"/>
            <wp:effectExtent l="0" t="0" r="4445"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949426"/>
                    </a:xfrm>
                    <a:prstGeom prst="rect">
                      <a:avLst/>
                    </a:prstGeom>
                  </pic:spPr>
                </pic:pic>
              </a:graphicData>
            </a:graphic>
          </wp:inline>
        </w:drawing>
      </w:r>
    </w:p>
    <w:p w14:paraId="5279255E" w14:textId="110CA94A" w:rsidR="00EB0356" w:rsidRPr="009A5D9D" w:rsidRDefault="00EB0356" w:rsidP="009A5D9D">
      <w:pPr>
        <w:pStyle w:val="Kpalrs"/>
      </w:pPr>
      <w:r>
        <w:fldChar w:fldCharType="begin"/>
      </w:r>
      <w:r>
        <w:instrText>SEQ ábra \* ARABIC</w:instrText>
      </w:r>
      <w:r>
        <w:fldChar w:fldCharType="separate"/>
      </w:r>
      <w:r w:rsidR="00574CC1">
        <w:rPr>
          <w:noProof/>
        </w:rPr>
        <w:t>1</w:t>
      </w:r>
      <w:r>
        <w:fldChar w:fldCharType="end"/>
      </w:r>
      <w:r w:rsidRPr="009A5D9D">
        <w:t>. ábra</w:t>
      </w:r>
      <w:r w:rsidR="009A5D9D" w:rsidRPr="009A5D9D">
        <w:t xml:space="preserve"> A VULTR szolgáltató honlapjának részlete</w:t>
      </w:r>
    </w:p>
    <w:p w14:paraId="1B3271D2" w14:textId="25F533CD" w:rsidR="00DE45AE" w:rsidRDefault="00275D82" w:rsidP="00DE45AE">
      <w:pPr>
        <w:pStyle w:val="Cmsor3"/>
      </w:pPr>
      <w:bookmarkStart w:id="14" w:name="_Toc120874320"/>
      <w:r>
        <w:t>ATLANTIC</w:t>
      </w:r>
      <w:bookmarkEnd w:id="14"/>
    </w:p>
    <w:p w14:paraId="14C313CC" w14:textId="355196E8" w:rsidR="00500989" w:rsidRDefault="00500989" w:rsidP="00500989">
      <w:r>
        <w:t xml:space="preserve">A VULTR-hoz hasonlóan az ATLANTIC </w:t>
      </w:r>
      <w:sdt>
        <w:sdtPr>
          <w:id w:val="706837930"/>
          <w:citation/>
        </w:sdtPr>
        <w:sdtEndPr/>
        <w:sdtContent>
          <w:r>
            <w:fldChar w:fldCharType="begin"/>
          </w:r>
          <w:r>
            <w:instrText xml:space="preserve"> CITATION ATLANTIC \l 1038 </w:instrText>
          </w:r>
          <w:r>
            <w:fldChar w:fldCharType="separate"/>
          </w:r>
          <w:r w:rsidR="00BA455C">
            <w:rPr>
              <w:noProof/>
            </w:rPr>
            <w:t>[3]</w:t>
          </w:r>
          <w:r>
            <w:fldChar w:fldCharType="end"/>
          </w:r>
        </w:sdtContent>
      </w:sdt>
      <w:r>
        <w:t xml:space="preserve"> is egy Egyesült Államokbeli cég, ennek székhelye Orlandoban található. A fent említett szolgáltatásokat szintén teljeskörűen biztosítja.</w:t>
      </w:r>
    </w:p>
    <w:p w14:paraId="1ADB3B0D" w14:textId="7E1B786A" w:rsidR="00500989" w:rsidRDefault="00500989" w:rsidP="00500989">
      <w:r>
        <w:t>A cég honlapján található API dokumentációból kiderül, hogy ez az interfész is szintén RESTful lekérdezési interfészt biztosít a szolgáltatást igénylőnek. Ez az API HTTPS</w:t>
      </w:r>
      <w:r>
        <w:rPr>
          <w:rStyle w:val="Lbjegyzet-hivatkozs"/>
        </w:rPr>
        <w:footnoteReference w:id="7"/>
      </w:r>
      <w:r>
        <w:t xml:space="preserve"> kommunikációt használ a végpontok között, a dokumentáció szerint szinte minden programozási nyelv használható és átvihető ezen keresztül. Saját API eszközöket is lehet írni, ezeknek a részletezése és ehhez segítség megtalálható a dokumentációban.</w:t>
      </w:r>
    </w:p>
    <w:p w14:paraId="67750F34" w14:textId="77777777" w:rsidR="00500989" w:rsidRDefault="00500989" w:rsidP="00500989">
      <w:r>
        <w:t xml:space="preserve">Az előző példában említett API-képességeket az ATLANTIC szintén biztosítja, ám ezesetben a hibakódok terén van eltérés: mivel sok a kötelezően elvárt paraméter, van esély hibás kérés küldésére, amikre válaszul nem a megszokott HTTP kódokat fogjuk kapni, hanem a cég által definiált hibakódokat, amely kódok jelentése a dokumentációban megtalálható. Továbbá lehetőség van az image, </w:t>
      </w:r>
      <w:r w:rsidRPr="00AF0B80">
        <w:rPr>
          <w:lang w:val="en-GB"/>
        </w:rPr>
        <w:t>snapshot</w:t>
      </w:r>
      <w:r>
        <w:t xml:space="preserve"> állományok készítésén túl publikus IP címek kezelésére is.</w:t>
      </w:r>
    </w:p>
    <w:p w14:paraId="3EDCB94D" w14:textId="4B7A9FE6" w:rsidR="00500989" w:rsidRDefault="00500989" w:rsidP="00500989">
      <w:r>
        <w:t xml:space="preserve">Európában viszonylag kevés adatközponttal rendelkezik, ugyanis </w:t>
      </w:r>
      <w:r w:rsidR="29056C9B">
        <w:t xml:space="preserve">mindössze </w:t>
      </w:r>
      <w:r>
        <w:t>egy adatközpont van Londonban, egy pedig hamarosan megnyílik Amszterdamban. Az adatközpontok elhelyezkedését vizsgálva szépen látszik, hogy az ATLANTIC a hazai piacot célozta meg: míg az Egyesült Államokban öt helyen van adatközpontjuk (</w:t>
      </w:r>
      <w:r w:rsidRPr="00AE5C7A">
        <w:rPr>
          <w:lang w:val="en-GB"/>
        </w:rPr>
        <w:t>Ashburn, Dallas, New York, Orlando, San Francisco</w:t>
      </w:r>
      <w:r>
        <w:t>), egy található Kanadában (Toronto), valamint egy Európában (London), hamarosan pedig lesz egy Hollandiában (Amszterdam) és Ázsiában, Szingapúrban.</w:t>
      </w:r>
    </w:p>
    <w:p w14:paraId="5B37D6B0" w14:textId="77777777" w:rsidR="00EE7B0F" w:rsidRDefault="00EE7B0F" w:rsidP="00EE7B0F">
      <w:pPr>
        <w:pStyle w:val="Kp"/>
      </w:pPr>
      <w:r>
        <w:rPr>
          <w:noProof/>
        </w:rPr>
        <w:drawing>
          <wp:inline distT="0" distB="0" distL="0" distR="0" wp14:anchorId="0BC310FB" wp14:editId="630AC12E">
            <wp:extent cx="4320000" cy="2767056"/>
            <wp:effectExtent l="0" t="0" r="444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767056"/>
                    </a:xfrm>
                    <a:prstGeom prst="rect">
                      <a:avLst/>
                    </a:prstGeom>
                  </pic:spPr>
                </pic:pic>
              </a:graphicData>
            </a:graphic>
          </wp:inline>
        </w:drawing>
      </w:r>
    </w:p>
    <w:p w14:paraId="6AFC4DF7" w14:textId="2DB61DCF" w:rsidR="00DE70FE" w:rsidRPr="00DE70FE" w:rsidRDefault="00EE7B0F" w:rsidP="00DE70FE">
      <w:pPr>
        <w:pStyle w:val="Kpalrs"/>
      </w:pPr>
      <w:r>
        <w:fldChar w:fldCharType="begin"/>
      </w:r>
      <w:r>
        <w:instrText>SEQ ábra \* ARABIC</w:instrText>
      </w:r>
      <w:r>
        <w:fldChar w:fldCharType="separate"/>
      </w:r>
      <w:r w:rsidR="00574CC1">
        <w:rPr>
          <w:noProof/>
        </w:rPr>
        <w:t>2</w:t>
      </w:r>
      <w:r>
        <w:fldChar w:fldCharType="end"/>
      </w:r>
      <w:r>
        <w:t>. ábra</w:t>
      </w:r>
      <w:r w:rsidR="00DE70FE">
        <w:t xml:space="preserve"> </w:t>
      </w:r>
      <w:r w:rsidR="00DE70FE" w:rsidRPr="00DE70FE">
        <w:t>Az ATLANTIC szolgáltató honlapjának részlete</w:t>
      </w:r>
    </w:p>
    <w:p w14:paraId="3FEF70F0" w14:textId="163B669A" w:rsidR="00275D82" w:rsidRDefault="00275D82" w:rsidP="00275D82">
      <w:pPr>
        <w:pStyle w:val="Cmsor3"/>
      </w:pPr>
      <w:bookmarkStart w:id="15" w:name="_Toc120874321"/>
      <w:r>
        <w:t>CHERRY SERVERS</w:t>
      </w:r>
      <w:bookmarkEnd w:id="15"/>
    </w:p>
    <w:p w14:paraId="52E94ADE" w14:textId="4D79C5F7" w:rsidR="000C7878" w:rsidRDefault="000C7878" w:rsidP="000C7878">
      <w:r>
        <w:t xml:space="preserve">A litván és holland adatközponttal rendelkező CHERRY SERVERS </w:t>
      </w:r>
      <w:sdt>
        <w:sdtPr>
          <w:id w:val="-1494878010"/>
          <w:citation/>
        </w:sdtPr>
        <w:sdtEndPr/>
        <w:sdtContent>
          <w:r w:rsidR="008267A6">
            <w:fldChar w:fldCharType="begin"/>
          </w:r>
          <w:r w:rsidR="008267A6">
            <w:instrText xml:space="preserve"> CITATION CHERRYSERVERS \l 1038 </w:instrText>
          </w:r>
          <w:r w:rsidR="008267A6">
            <w:fldChar w:fldCharType="separate"/>
          </w:r>
          <w:r w:rsidR="00BA455C">
            <w:rPr>
              <w:noProof/>
            </w:rPr>
            <w:t>[4]</w:t>
          </w:r>
          <w:r w:rsidR="008267A6">
            <w:fldChar w:fldCharType="end"/>
          </w:r>
        </w:sdtContent>
      </w:sdt>
      <w:r>
        <w:t xml:space="preserve"> hasonló árkategóriában mozog amerikai társaival, természetesen a hardver összeállítását itt is saját magunknak választhatjuk. A korábban említett szolgáltatók által nyújtott lehetőségeket a CHERRY SERVERS is kínálja. Az API e szolgáltatásnál is HTML</w:t>
      </w:r>
      <w:r w:rsidR="00C77BEB">
        <w:t>-</w:t>
      </w:r>
      <w:r>
        <w:t>alapú, REST API</w:t>
      </w:r>
      <w:r w:rsidR="008267A6">
        <w:t xml:space="preserve"> </w:t>
      </w:r>
      <w:sdt>
        <w:sdtPr>
          <w:id w:val="-1550065299"/>
          <w:citation/>
        </w:sdtPr>
        <w:sdtEndPr/>
        <w:sdtContent>
          <w:r w:rsidR="008267A6">
            <w:fldChar w:fldCharType="begin"/>
          </w:r>
          <w:r w:rsidR="008267A6">
            <w:instrText xml:space="preserve"> CITATION RESTAPI \l 1038 </w:instrText>
          </w:r>
          <w:r w:rsidR="008267A6">
            <w:fldChar w:fldCharType="separate"/>
          </w:r>
          <w:r w:rsidR="00BA455C">
            <w:rPr>
              <w:noProof/>
            </w:rPr>
            <w:t>[5]</w:t>
          </w:r>
          <w:r w:rsidR="008267A6">
            <w:fldChar w:fldCharType="end"/>
          </w:r>
        </w:sdtContent>
      </w:sdt>
      <w:r>
        <w:t xml:space="preserve">. A számunkra szükséges elvárásokat a cég terméke teljesíti, továbbá van lehetőség IP címek, alhálózatok kezelésére is. A REST API-n kívül képes kezelni natív Python és GO könyvtárak használatát és biztosít még parancssoros interfészt is, ahol operációsrendszer-szintű hozzáférést ad </w:t>
      </w:r>
      <w:r w:rsidRPr="5DC642C8">
        <w:rPr>
          <w:i/>
          <w:iCs/>
          <w:lang w:val="en-GB"/>
        </w:rPr>
        <w:t>shell scripting</w:t>
      </w:r>
      <w:r>
        <w:t xml:space="preserve"> megoldásokhoz.</w:t>
      </w:r>
    </w:p>
    <w:p w14:paraId="1704B4C6" w14:textId="5F280A24" w:rsidR="000C7878" w:rsidRDefault="5DC642C8" w:rsidP="000C7878">
      <w:r>
        <w:t>A három bemutatott szolgáltató közül ez rendelkezik a legkevesebb adatközponttal: a litván és holland adatközpontokon kívül csupán egy található még Chicagóban.</w:t>
      </w:r>
    </w:p>
    <w:p w14:paraId="34BA575E" w14:textId="77777777" w:rsidR="00D46CC7" w:rsidRDefault="00D46CC7" w:rsidP="00D46CC7">
      <w:pPr>
        <w:pStyle w:val="Kp"/>
      </w:pPr>
      <w:r>
        <w:rPr>
          <w:noProof/>
        </w:rPr>
        <w:drawing>
          <wp:inline distT="0" distB="0" distL="0" distR="0" wp14:anchorId="53F50A0F" wp14:editId="2FAC6BF1">
            <wp:extent cx="4320000" cy="3088617"/>
            <wp:effectExtent l="0" t="0" r="444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3088617"/>
                    </a:xfrm>
                    <a:prstGeom prst="rect">
                      <a:avLst/>
                    </a:prstGeom>
                  </pic:spPr>
                </pic:pic>
              </a:graphicData>
            </a:graphic>
          </wp:inline>
        </w:drawing>
      </w:r>
    </w:p>
    <w:p w14:paraId="0900E382" w14:textId="6EE1F727" w:rsidR="00D46CC7" w:rsidRPr="000C7878" w:rsidRDefault="00D46CC7" w:rsidP="00055658">
      <w:pPr>
        <w:pStyle w:val="Kpalrs"/>
      </w:pPr>
      <w:r>
        <w:fldChar w:fldCharType="begin"/>
      </w:r>
      <w:r>
        <w:instrText>SEQ ábra \* ARABIC</w:instrText>
      </w:r>
      <w:r>
        <w:fldChar w:fldCharType="separate"/>
      </w:r>
      <w:r w:rsidR="00574CC1">
        <w:rPr>
          <w:noProof/>
        </w:rPr>
        <w:t>3</w:t>
      </w:r>
      <w:r>
        <w:fldChar w:fldCharType="end"/>
      </w:r>
      <w:r>
        <w:t>. ábra</w:t>
      </w:r>
      <w:r w:rsidR="00055658">
        <w:t xml:space="preserve"> </w:t>
      </w:r>
      <w:r w:rsidR="00055658" w:rsidRPr="00055658">
        <w:t>A CHERRY SERVERS szolgáltató honlapjának részlete</w:t>
      </w:r>
    </w:p>
    <w:p w14:paraId="56F6AD44" w14:textId="7808EC6E" w:rsidR="00275D82" w:rsidRDefault="00275D82" w:rsidP="00275D82">
      <w:pPr>
        <w:pStyle w:val="Cmsor1"/>
      </w:pPr>
      <w:bookmarkStart w:id="16" w:name="_Toc120874322"/>
      <w:r>
        <w:t>A</w:t>
      </w:r>
      <w:r w:rsidR="00BC7D30">
        <w:t>rchitektúra</w:t>
      </w:r>
      <w:bookmarkEnd w:id="16"/>
    </w:p>
    <w:p w14:paraId="21FD205A" w14:textId="253BA2DC" w:rsidR="005F6415" w:rsidRDefault="005F6415" w:rsidP="005F6415">
      <w:r>
        <w:t xml:space="preserve">Mint minden komplexebb informatikai rendszer tervezése során a modernnek számító bevett praktikák és tervezési elvek szerint a készítendő rendszert kisebb, logikailag összetartozó modulokra, egységekre érdemes tagolni. Ennek következményeként </w:t>
      </w:r>
      <w:r w:rsidR="00FB55E3">
        <w:t xml:space="preserve">az egységek </w:t>
      </w:r>
      <w:r>
        <w:t>funkcionalitás</w:t>
      </w:r>
      <w:r w:rsidR="00FB55E3">
        <w:t>ukat</w:t>
      </w:r>
      <w:r>
        <w:t xml:space="preserve"> </w:t>
      </w:r>
      <w:r w:rsidR="004D34D0">
        <w:t xml:space="preserve">és felelősségüket </w:t>
      </w:r>
      <w:r>
        <w:t>tekintve egyszerű</w:t>
      </w:r>
      <w:r w:rsidR="00DC4926">
        <w:t>bbek</w:t>
      </w:r>
      <w:r>
        <w:t>, valamint az ilyen modulokat tovább is lehet még bontani kisebb részekre.</w:t>
      </w:r>
    </w:p>
    <w:p w14:paraId="06CED9C4" w14:textId="77777777" w:rsidR="005F6415" w:rsidRDefault="005F6415" w:rsidP="005F6415">
      <w:r>
        <w:t xml:space="preserve">Ez a megközelítés két okból is előnyös. Nagyobbrészt könnyebb és kevesebb hibával jár több, de egyenként kevésbé komplex modul elkészítése, mint egy, de nagyon összetetté, melynek során bonyolult függőségi gráfokat kell kezelni tudni. Másrészről azért előnyös, mert a kisebb egységeket könnyebben tudjuk tesztelni, hogy megbizonyosodjunk a helyes működésről (ennek neve </w:t>
      </w:r>
      <w:r w:rsidRPr="004945C6">
        <w:rPr>
          <w:i/>
          <w:iCs/>
        </w:rPr>
        <w:t>unit testing</w:t>
      </w:r>
      <w:r>
        <w:t>, azaz egységtesztelés).</w:t>
      </w:r>
    </w:p>
    <w:p w14:paraId="4884E91A" w14:textId="77777777" w:rsidR="005F6415" w:rsidRDefault="005F6415" w:rsidP="005F6415">
      <w:r>
        <w:t xml:space="preserve">A megvalósítandó rendszer két nagyobb logikai egységre bontható, amelyek egymástól kellően elkülönülnek. A rendszerre ezek alapján kétféleképpen lehet tekinteni: az egyik a </w:t>
      </w:r>
      <w:proofErr w:type="gramStart"/>
      <w:r w:rsidRPr="00C83651">
        <w:rPr>
          <w:rStyle w:val="Kiemels"/>
        </w:rPr>
        <w:t>rendszer</w:t>
      </w:r>
      <w:proofErr w:type="gramEnd"/>
      <w:r w:rsidRPr="00C83651">
        <w:rPr>
          <w:rStyle w:val="Kiemels"/>
        </w:rPr>
        <w:t xml:space="preserve"> mint reverse proxy rendszer</w:t>
      </w:r>
      <w:r>
        <w:t xml:space="preserve">, a másik megközelítés a </w:t>
      </w:r>
      <w:r w:rsidRPr="00C83651">
        <w:rPr>
          <w:rStyle w:val="Kiemels"/>
        </w:rPr>
        <w:t>rendszer mint elosztott rendszer</w:t>
      </w:r>
      <w:r>
        <w:t>.</w:t>
      </w:r>
    </w:p>
    <w:p w14:paraId="30390A0E" w14:textId="2DEF6D6D" w:rsidR="00055658" w:rsidRPr="00055658" w:rsidRDefault="005F6415" w:rsidP="005F6415">
      <w:r>
        <w:t>A fejezet következő részeiben kifejtem, mit jelenetnek az egyes megközelítések, hogyan kapcsolódnak az elvégzendő feladathoz, valamint azt, hogy magas szinten bemutatva hogyan illeszkednek az teljes rendszerbe.</w:t>
      </w:r>
    </w:p>
    <w:p w14:paraId="53294F4C" w14:textId="515C20AC" w:rsidR="00275D82" w:rsidRDefault="00275D82" w:rsidP="00275D82">
      <w:pPr>
        <w:pStyle w:val="Cmsor2"/>
      </w:pPr>
      <w:bookmarkStart w:id="17" w:name="_Toc120874323"/>
      <w:r>
        <w:t xml:space="preserve">A </w:t>
      </w:r>
      <w:proofErr w:type="gramStart"/>
      <w:r>
        <w:t>rendszer</w:t>
      </w:r>
      <w:proofErr w:type="gramEnd"/>
      <w:r>
        <w:t xml:space="preserve"> mint reverse proxy</w:t>
      </w:r>
      <w:bookmarkEnd w:id="17"/>
    </w:p>
    <w:p w14:paraId="565E4BDC" w14:textId="426C1C5F" w:rsidR="006F69A0" w:rsidRPr="006F69A0" w:rsidRDefault="006F69A0" w:rsidP="006F69A0">
      <w:r w:rsidRPr="006F69A0">
        <w:t>Mielőtt bemutatnám a reverse proxy fogalmát, működését és relevanciáját, logikailag fontos megérteni a proxy vagy proxy szerver fogalmát. (A magyar terminológiában nincs gyakran alkalmazott megnevezése a proxy szervernek, ezért a továbbiakban mind a proxy, mind a reverse proxy szervert az eredeti angol nevén nevezem.)</w:t>
      </w:r>
    </w:p>
    <w:p w14:paraId="0AD3BA3B" w14:textId="609157BF" w:rsidR="00F96B56" w:rsidRDefault="00F96B56" w:rsidP="00F96B56">
      <w:pPr>
        <w:pStyle w:val="Cmsor3"/>
      </w:pPr>
      <w:bookmarkStart w:id="18" w:name="_Toc120874324"/>
      <w:r>
        <w:t>Proxy szerver</w:t>
      </w:r>
      <w:bookmarkEnd w:id="18"/>
    </w:p>
    <w:p w14:paraId="42E0339F" w14:textId="598DCEF5" w:rsidR="006F69A0" w:rsidRDefault="00B138C0" w:rsidP="006F69A0">
      <w:r w:rsidRPr="00B138C0">
        <w:t xml:space="preserve">A proxy egy olyan szerver, amelyhez kliensgépeket csatlakoztatnak és elsődleges célja, hogy a hozzá csatlakoztatott kliensek kéréseit továbbítsa más szervereknek, valamint kezelnie kell a válaszok érkezését és </w:t>
      </w:r>
      <w:r w:rsidR="29056C9B">
        <w:t>azok</w:t>
      </w:r>
      <w:r w:rsidRPr="00B138C0">
        <w:t xml:space="preserve"> megfelelő helyre történő küldését. A kliens által indított kérést a proxy szerver a saját nevében továbbítja a célszerverre, adott esetben a proxy szerver egy olyan kérést, ami a szerverhez való csatlakozást igényli, meg tud oldani úgy, hogy a kliensnek nem kell a célszerverhez csatlakoznia. Az alábbi ábrán egy egyszerű topológia látható proxy szerverrel.</w:t>
      </w:r>
    </w:p>
    <w:p w14:paraId="0EE451A5" w14:textId="77777777" w:rsidR="00BF1B61" w:rsidRDefault="00BF1B61" w:rsidP="00BF1B61">
      <w:pPr>
        <w:pStyle w:val="Kp"/>
      </w:pPr>
      <w:r>
        <w:rPr>
          <w:noProof/>
        </w:rPr>
        <mc:AlternateContent>
          <mc:Choice Requires="wpc">
            <w:drawing>
              <wp:inline distT="0" distB="0" distL="0" distR="0" wp14:anchorId="681A3135" wp14:editId="4306A15F">
                <wp:extent cx="5399405" cy="2769235"/>
                <wp:effectExtent l="0" t="0" r="0" b="0"/>
                <wp:docPr id="7" name="Vászon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9" name="Csoportba foglalás 39"/>
                        <wpg:cNvGrpSpPr/>
                        <wpg:grpSpPr>
                          <a:xfrm>
                            <a:off x="1458955" y="930735"/>
                            <a:ext cx="1076429" cy="980150"/>
                            <a:chOff x="1458955" y="930735"/>
                            <a:chExt cx="1076429" cy="980150"/>
                          </a:xfrm>
                        </wpg:grpSpPr>
                        <pic:pic xmlns:pic="http://schemas.openxmlformats.org/drawingml/2006/picture">
                          <pic:nvPicPr>
                            <pic:cNvPr id="12" name="Ábra 12"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634698" y="930735"/>
                              <a:ext cx="720000" cy="720000"/>
                            </a:xfrm>
                            <a:prstGeom prst="rect">
                              <a:avLst/>
                            </a:prstGeom>
                          </pic:spPr>
                        </pic:pic>
                        <wps:wsp>
                          <wps:cNvPr id="18" name="Szövegdoboz 16"/>
                          <wps:cNvSpPr txBox="1"/>
                          <wps:spPr>
                            <a:xfrm>
                              <a:off x="1458955" y="1550885"/>
                              <a:ext cx="1076429" cy="360000"/>
                            </a:xfrm>
                            <a:prstGeom prst="rect">
                              <a:avLst/>
                            </a:prstGeom>
                            <a:noFill/>
                            <a:ln w="6350">
                              <a:noFill/>
                            </a:ln>
                          </wps:spPr>
                          <wps:txbx>
                            <w:txbxContent>
                              <w:p w14:paraId="5782C8A8" w14:textId="77777777" w:rsidR="00BF1B61" w:rsidRDefault="00BF1B61" w:rsidP="00BF1B61">
                                <w:pPr>
                                  <w:pStyle w:val="Nincstrkz"/>
                                  <w:jc w:val="center"/>
                                </w:pPr>
                                <w:r>
                                  <w:t>Proxy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0" name="Csoportba foglalás 40"/>
                        <wpg:cNvGrpSpPr/>
                        <wpg:grpSpPr>
                          <a:xfrm>
                            <a:off x="35999" y="28399"/>
                            <a:ext cx="1074420" cy="2734146"/>
                            <a:chOff x="35999" y="28399"/>
                            <a:chExt cx="1074420" cy="2734146"/>
                          </a:xfrm>
                        </wpg:grpSpPr>
                        <pic:pic xmlns:pic="http://schemas.openxmlformats.org/drawingml/2006/picture">
                          <pic:nvPicPr>
                            <pic:cNvPr id="9" name="Ábra 9" descr="Számítógép egyszínű kitöltésse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248878" y="28399"/>
                              <a:ext cx="720000" cy="720000"/>
                            </a:xfrm>
                            <a:prstGeom prst="rect">
                              <a:avLst/>
                            </a:prstGeom>
                          </pic:spPr>
                        </pic:pic>
                        <pic:pic xmlns:pic="http://schemas.openxmlformats.org/drawingml/2006/picture">
                          <pic:nvPicPr>
                            <pic:cNvPr id="10" name="Ábra 9" descr="Számítógép egyszínű kitöltésse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248878" y="930515"/>
                              <a:ext cx="720000" cy="720000"/>
                            </a:xfrm>
                            <a:prstGeom prst="rect">
                              <a:avLst/>
                            </a:prstGeom>
                          </pic:spPr>
                        </pic:pic>
                        <pic:pic xmlns:pic="http://schemas.openxmlformats.org/drawingml/2006/picture">
                          <pic:nvPicPr>
                            <pic:cNvPr id="11" name="Ábra 9" descr="Számítógép egyszínű kitöltésse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248878" y="1832369"/>
                              <a:ext cx="720000" cy="720000"/>
                            </a:xfrm>
                            <a:prstGeom prst="rect">
                              <a:avLst/>
                            </a:prstGeom>
                          </pic:spPr>
                        </pic:pic>
                        <wps:wsp>
                          <wps:cNvPr id="19" name="Szövegdoboz 16"/>
                          <wps:cNvSpPr txBox="1"/>
                          <wps:spPr>
                            <a:xfrm>
                              <a:off x="35999" y="2466000"/>
                              <a:ext cx="1074420" cy="296545"/>
                            </a:xfrm>
                            <a:prstGeom prst="rect">
                              <a:avLst/>
                            </a:prstGeom>
                            <a:noFill/>
                            <a:ln w="6350">
                              <a:noFill/>
                            </a:ln>
                          </wps:spPr>
                          <wps:txbx>
                            <w:txbxContent>
                              <w:p w14:paraId="4F58AC52" w14:textId="77777777" w:rsidR="00BF1B61" w:rsidRDefault="00BF1B61" w:rsidP="00BF1B61">
                                <w:pPr>
                                  <w:pStyle w:val="Nincstrkz"/>
                                  <w:jc w:val="center"/>
                                </w:pPr>
                                <w:r>
                                  <w:t>Kliensek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8" name="Csoportba foglalás 38"/>
                        <wpg:cNvGrpSpPr/>
                        <wpg:grpSpPr>
                          <a:xfrm>
                            <a:off x="2838579" y="930893"/>
                            <a:ext cx="1074420" cy="833488"/>
                            <a:chOff x="2838579" y="930893"/>
                            <a:chExt cx="1074420" cy="833488"/>
                          </a:xfrm>
                        </wpg:grpSpPr>
                        <pic:pic xmlns:pic="http://schemas.openxmlformats.org/drawingml/2006/picture">
                          <pic:nvPicPr>
                            <pic:cNvPr id="14" name="Ábra 14" descr="Felhő egyszínű kitöltéssel"/>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3021175" y="930893"/>
                              <a:ext cx="720000" cy="720000"/>
                            </a:xfrm>
                            <a:prstGeom prst="rect">
                              <a:avLst/>
                            </a:prstGeom>
                          </pic:spPr>
                        </pic:pic>
                        <wps:wsp>
                          <wps:cNvPr id="20" name="Szövegdoboz 16"/>
                          <wps:cNvSpPr txBox="1"/>
                          <wps:spPr>
                            <a:xfrm>
                              <a:off x="2838579" y="1468471"/>
                              <a:ext cx="1074420" cy="295910"/>
                            </a:xfrm>
                            <a:prstGeom prst="rect">
                              <a:avLst/>
                            </a:prstGeom>
                            <a:noFill/>
                            <a:ln w="6350">
                              <a:noFill/>
                            </a:ln>
                          </wps:spPr>
                          <wps:txbx>
                            <w:txbxContent>
                              <w:p w14:paraId="17D7B715" w14:textId="77777777" w:rsidR="00BF1B61" w:rsidRDefault="00BF1B61" w:rsidP="00BF1B61">
                                <w:pPr>
                                  <w:pStyle w:val="Nincstrkz"/>
                                  <w:jc w:val="center"/>
                                </w:pPr>
                                <w: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7" name="Csoportba foglalás 37"/>
                        <wpg:cNvGrpSpPr/>
                        <wpg:grpSpPr>
                          <a:xfrm>
                            <a:off x="4316679" y="930467"/>
                            <a:ext cx="902525" cy="991133"/>
                            <a:chOff x="4316679" y="930467"/>
                            <a:chExt cx="902525" cy="991133"/>
                          </a:xfrm>
                        </wpg:grpSpPr>
                        <pic:pic xmlns:pic="http://schemas.openxmlformats.org/drawingml/2006/picture">
                          <pic:nvPicPr>
                            <pic:cNvPr id="30" name="Ábra 2"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4407087" y="930467"/>
                              <a:ext cx="719690" cy="719856"/>
                            </a:xfrm>
                            <a:prstGeom prst="rect">
                              <a:avLst/>
                            </a:prstGeom>
                          </pic:spPr>
                        </pic:pic>
                        <wps:wsp>
                          <wps:cNvPr id="31" name="Szövegdoboz 16"/>
                          <wps:cNvSpPr txBox="1"/>
                          <wps:spPr>
                            <a:xfrm>
                              <a:off x="4316679" y="1561600"/>
                              <a:ext cx="902525" cy="360000"/>
                            </a:xfrm>
                            <a:prstGeom prst="rect">
                              <a:avLst/>
                            </a:prstGeom>
                            <a:noFill/>
                            <a:ln w="6350">
                              <a:noFill/>
                            </a:ln>
                          </wps:spPr>
                          <wps:txbx>
                            <w:txbxContent>
                              <w:p w14:paraId="49976CAE" w14:textId="77777777" w:rsidR="00BF1B61" w:rsidRDefault="00BF1B61" w:rsidP="00BF1B61">
                                <w:pPr>
                                  <w:pStyle w:val="Nincstrkz"/>
                                </w:pPr>
                                <w:r>
                                  <w:t>Célszerver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2" name="Egyenes összekötő 32"/>
                        <wps:cNvCnPr>
                          <a:endCxn id="12" idx="1"/>
                        </wps:cNvCnPr>
                        <wps:spPr>
                          <a:xfrm>
                            <a:off x="968878" y="403761"/>
                            <a:ext cx="665820" cy="886974"/>
                          </a:xfrm>
                          <a:prstGeom prst="line">
                            <a:avLst/>
                          </a:prstGeom>
                          <a:noFill/>
                          <a:ln w="12700" cap="flat" cmpd="sng" algn="ctr">
                            <a:solidFill>
                              <a:sysClr val="window" lastClr="FFFFFF">
                                <a:lumMod val="50000"/>
                              </a:sysClr>
                            </a:solidFill>
                            <a:prstDash val="dash"/>
                            <a:miter lim="800000"/>
                          </a:ln>
                          <a:effectLst/>
                        </wps:spPr>
                        <wps:bodyPr/>
                      </wps:wsp>
                      <wps:wsp>
                        <wps:cNvPr id="33" name="Egyenes összekötő 33"/>
                        <wps:cNvCnPr>
                          <a:stCxn id="10" idx="3"/>
                          <a:endCxn id="12" idx="1"/>
                        </wps:cNvCnPr>
                        <wps:spPr>
                          <a:xfrm>
                            <a:off x="968878" y="1290264"/>
                            <a:ext cx="665820" cy="471"/>
                          </a:xfrm>
                          <a:prstGeom prst="line">
                            <a:avLst/>
                          </a:prstGeom>
                          <a:noFill/>
                          <a:ln w="12700" cap="flat" cmpd="sng" algn="ctr">
                            <a:solidFill>
                              <a:sysClr val="window" lastClr="FFFFFF">
                                <a:lumMod val="50000"/>
                              </a:sysClr>
                            </a:solidFill>
                            <a:prstDash val="dash"/>
                            <a:miter lim="800000"/>
                          </a:ln>
                          <a:effectLst/>
                        </wps:spPr>
                        <wps:bodyPr/>
                      </wps:wsp>
                      <wps:wsp>
                        <wps:cNvPr id="34" name="Egyenes összekötő 34"/>
                        <wps:cNvCnPr>
                          <a:stCxn id="12" idx="1"/>
                          <a:endCxn id="11" idx="3"/>
                        </wps:cNvCnPr>
                        <wps:spPr>
                          <a:xfrm flipH="1">
                            <a:off x="968878" y="1290735"/>
                            <a:ext cx="665820" cy="901208"/>
                          </a:xfrm>
                          <a:prstGeom prst="line">
                            <a:avLst/>
                          </a:prstGeom>
                          <a:noFill/>
                          <a:ln w="12700" cap="flat" cmpd="sng" algn="ctr">
                            <a:solidFill>
                              <a:sysClr val="window" lastClr="FFFFFF">
                                <a:lumMod val="50000"/>
                              </a:sysClr>
                            </a:solidFill>
                            <a:prstDash val="dash"/>
                            <a:miter lim="800000"/>
                          </a:ln>
                          <a:effectLst/>
                        </wps:spPr>
                        <wps:bodyPr/>
                      </wps:wsp>
                      <wps:wsp>
                        <wps:cNvPr id="35" name="Egyenes összekötő 35"/>
                        <wps:cNvCnPr>
                          <a:stCxn id="12" idx="3"/>
                          <a:endCxn id="14" idx="1"/>
                        </wps:cNvCnPr>
                        <wps:spPr>
                          <a:xfrm>
                            <a:off x="2354698" y="1290735"/>
                            <a:ext cx="666477" cy="158"/>
                          </a:xfrm>
                          <a:prstGeom prst="line">
                            <a:avLst/>
                          </a:prstGeom>
                          <a:noFill/>
                          <a:ln w="12700" cap="flat" cmpd="sng" algn="ctr">
                            <a:solidFill>
                              <a:sysClr val="window" lastClr="FFFFFF">
                                <a:lumMod val="50000"/>
                              </a:sysClr>
                            </a:solidFill>
                            <a:prstDash val="dash"/>
                            <a:miter lim="800000"/>
                          </a:ln>
                          <a:effectLst/>
                        </wps:spPr>
                        <wps:bodyPr/>
                      </wps:wsp>
                      <wps:wsp>
                        <wps:cNvPr id="36" name="Egyenes összekötő 36"/>
                        <wps:cNvCnPr>
                          <a:stCxn id="14" idx="3"/>
                          <a:endCxn id="30" idx="1"/>
                        </wps:cNvCnPr>
                        <wps:spPr>
                          <a:xfrm flipV="1">
                            <a:off x="3741175" y="1290144"/>
                            <a:ext cx="665912" cy="749"/>
                          </a:xfrm>
                          <a:prstGeom prst="line">
                            <a:avLst/>
                          </a:prstGeom>
                          <a:noFill/>
                          <a:ln w="12700" cap="flat" cmpd="sng" algn="ctr">
                            <a:solidFill>
                              <a:sysClr val="window" lastClr="FFFFFF">
                                <a:lumMod val="50000"/>
                              </a:sysClr>
                            </a:solidFill>
                            <a:prstDash val="dash"/>
                            <a:miter lim="800000"/>
                          </a:ln>
                          <a:effectLst/>
                        </wps:spPr>
                        <wps:bodyPr/>
                      </wps:wsp>
                    </wpc:wpc>
                  </a:graphicData>
                </a:graphic>
              </wp:inline>
            </w:drawing>
          </mc:Choice>
          <mc:Fallback>
            <w:pict>
              <v:group w14:anchorId="681A3135" id="Vászon 7" o:spid="_x0000_s1027" editas="canvas" style="width:425.15pt;height:218.05pt;mso-position-horizontal-relative:char;mso-position-vertical-relative:line" coordsize="53994,276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3994;height:27692;visibility:visible;mso-wrap-style:square" filled="t">
                  <v:fill o:detectmouseclick="t"/>
                  <v:path o:connecttype="none"/>
                </v:shape>
                <v:group id="Csoportba foglalás 39" o:spid="_x0000_s1029" style="position:absolute;left:14589;top:9307;width:10764;height:9801" coordorigin="14589,9307" coordsize="10764,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Ábra 12" o:spid="_x0000_s1030" type="#_x0000_t75" alt="Kiszolgáló egyszínű kitöltéssel" style="position:absolute;left:16346;top:9307;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">
                    <v:imagedata r:id="rId26" o:title="Kiszolgáló egyszínű kitöltéssel"/>
                  </v:shape>
                  <v:shape id="Szövegdoboz 16" o:spid="_x0000_s1031" type="#_x0000_t202" style="position:absolute;left:14589;top:15508;width:1076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782C8A8" w14:textId="77777777" w:rsidR="00BF1B61" w:rsidRDefault="00BF1B61" w:rsidP="00BF1B61">
                          <w:pPr>
                            <w:pStyle w:val="Nincstrkz"/>
                            <w:jc w:val="center"/>
                          </w:pPr>
                          <w:r>
                            <w:t>Proxy szerver</w:t>
                          </w:r>
                        </w:p>
                      </w:txbxContent>
                    </v:textbox>
                  </v:shape>
                </v:group>
                <v:group id="Csoportba foglalás 40" o:spid="_x0000_s1032" style="position:absolute;left:359;top:283;width:10745;height:27342" coordorigin="359,283" coordsize="10744,2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Ábra 9" o:spid="_x0000_s1033" type="#_x0000_t75" alt="Számítógép egyszínű kitöltéssel" style="position:absolute;left:2488;top:28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">
                    <v:imagedata r:id="rId27" o:title="Számítógép egyszínű kitöltéssel"/>
                  </v:shape>
                  <v:shape id="Ábra 9" o:spid="_x0000_s1034" type="#_x0000_t75" alt="Számítógép egyszínű kitöltéssel" style="position:absolute;left:2488;top:9305;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">
                    <v:imagedata r:id="rId27" o:title="Számítógép egyszínű kitöltéssel"/>
                  </v:shape>
                  <v:shape id="Ábra 9" o:spid="_x0000_s1035" type="#_x0000_t75" alt="Számítógép egyszínű kitöltéssel" style="position:absolute;left:2488;top:1832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">
                    <v:imagedata r:id="rId27" o:title="Számítógép egyszínű kitöltéssel"/>
                  </v:shape>
                  <v:shape id="Szövegdoboz 16" o:spid="_x0000_s1036" type="#_x0000_t202" style="position:absolute;left:359;top:24660;width:1074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4F58AC52" w14:textId="77777777" w:rsidR="00BF1B61" w:rsidRDefault="00BF1B61" w:rsidP="00BF1B61">
                          <w:pPr>
                            <w:pStyle w:val="Nincstrkz"/>
                            <w:jc w:val="center"/>
                          </w:pPr>
                          <w:r>
                            <w:t>Kliensek</w:t>
                          </w:r>
                        </w:p>
                      </w:txbxContent>
                    </v:textbox>
                  </v:shape>
                </v:group>
                <v:group id="Csoportba foglalás 38" o:spid="_x0000_s1037" style="position:absolute;left:28385;top:9308;width:10744;height:8335" coordorigin="28385,9308" coordsize="1074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Ábra 14" o:spid="_x0000_s1038" type="#_x0000_t75" alt="Felhő egyszínű kitöltéssel" style="position:absolute;left:30211;top:9308;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">
                    <v:imagedata r:id="rId28" o:title="Felhő egyszínű kitöltéssel"/>
                  </v:shape>
                  <v:shape id="Szövegdoboz 16" o:spid="_x0000_s1039" type="#_x0000_t202" style="position:absolute;left:28385;top:14684;width:1074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7D7B715" w14:textId="77777777" w:rsidR="00BF1B61" w:rsidRDefault="00BF1B61" w:rsidP="00BF1B61">
                          <w:pPr>
                            <w:pStyle w:val="Nincstrkz"/>
                            <w:jc w:val="center"/>
                          </w:pPr>
                          <w:r>
                            <w:t>Internet</w:t>
                          </w:r>
                        </w:p>
                      </w:txbxContent>
                    </v:textbox>
                  </v:shape>
                </v:group>
                <v:group id="Csoportba foglalás 37" o:spid="_x0000_s1040" style="position:absolute;left:43166;top:9304;width:9026;height:9912" coordorigin="43166,9304" coordsize="9025,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Ábra 2" o:spid="_x0000_s1041" type="#_x0000_t75" alt="Kiszolgáló egyszínű kitöltéssel" style="position:absolute;left:44070;top:9304;width:7197;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">
                    <v:imagedata r:id="rId26" o:title="Kiszolgáló egyszínű kitöltéssel"/>
                  </v:shape>
                  <v:shape id="Szövegdoboz 16" o:spid="_x0000_s1042" type="#_x0000_t202" style="position:absolute;left:43166;top:15616;width:9026;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9976CAE" w14:textId="77777777" w:rsidR="00BF1B61" w:rsidRDefault="00BF1B61" w:rsidP="00BF1B61">
                          <w:pPr>
                            <w:pStyle w:val="Nincstrkz"/>
                          </w:pPr>
                          <w:r>
                            <w:t>Célszerver</w:t>
                          </w:r>
                        </w:p>
                      </w:txbxContent>
                    </v:textbox>
                  </v:shape>
                </v:group>
                <v:line id="Egyenes összekötő 32" o:spid="_x0000_s1043" style="position:absolute;visibility:visible;mso-wrap-style:square" from="9688,4037" to="16346,1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" strokecolor="#7f7f7f" strokeweight="1pt">
                  <v:stroke dashstyle="dash" joinstyle="miter"/>
                </v:line>
                <v:line id="Egyenes összekötő 33" o:spid="_x0000_s1044" style="position:absolute;visibility:visible;mso-wrap-style:square" from="9688,12902" to="16346,1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" strokecolor="#7f7f7f" strokeweight="1pt">
                  <v:stroke dashstyle="dash" joinstyle="miter"/>
                </v:line>
                <v:line id="Egyenes összekötő 34" o:spid="_x0000_s1045" style="position:absolute;flip:x;visibility:visible;mso-wrap-style:square" from="9688,12907" to="16346,21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" strokecolor="#7f7f7f" strokeweight="1pt">
                  <v:stroke dashstyle="dash" joinstyle="miter"/>
                </v:line>
                <v:line id="Egyenes összekötő 35" o:spid="_x0000_s1046" style="position:absolute;visibility:visible;mso-wrap-style:square" from="23546,12907" to="30211,1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" strokecolor="#7f7f7f" strokeweight="1pt">
                  <v:stroke dashstyle="dash" joinstyle="miter"/>
                </v:line>
                <v:line id="Egyenes összekötő 36" o:spid="_x0000_s1047" style="position:absolute;flip:y;visibility:visible;mso-wrap-style:square" from="37411,12901" to="44070,1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" strokecolor="#7f7f7f" strokeweight="1pt">
                  <v:stroke dashstyle="dash" joinstyle="miter"/>
                </v:line>
                <w10:anchorlock/>
              </v:group>
            </w:pict>
          </mc:Fallback>
        </mc:AlternateContent>
      </w:r>
    </w:p>
    <w:bookmarkStart w:id="19" w:name="_Ref119152213"/>
    <w:p w14:paraId="4D27EF24" w14:textId="360D1B09" w:rsidR="000340A3" w:rsidRDefault="00BF1B61" w:rsidP="00FB25F4">
      <w:pPr>
        <w:pStyle w:val="Kpalrs"/>
      </w:pPr>
      <w:r>
        <w:fldChar w:fldCharType="begin"/>
      </w:r>
      <w:r>
        <w:instrText xml:space="preserve"> SEQ ábra \* ARABIC </w:instrText>
      </w:r>
      <w:r>
        <w:fldChar w:fldCharType="separate"/>
      </w:r>
      <w:r w:rsidR="00574CC1">
        <w:rPr>
          <w:noProof/>
        </w:rPr>
        <w:t>4</w:t>
      </w:r>
      <w:r>
        <w:fldChar w:fldCharType="end"/>
      </w:r>
      <w:r>
        <w:t>. ábra</w:t>
      </w:r>
      <w:bookmarkEnd w:id="19"/>
      <w:r>
        <w:t xml:space="preserve"> </w:t>
      </w:r>
      <w:r w:rsidR="00FB25F4" w:rsidRPr="00FB25F4">
        <w:t>Egyszerű topológia a proxy szerver működésének szemléltetésére</w:t>
      </w:r>
    </w:p>
    <w:p w14:paraId="79CA8DEB" w14:textId="705C8AB8" w:rsidR="00B67C59" w:rsidRDefault="00B67C59" w:rsidP="00B67C59">
      <w:r>
        <w:t xml:space="preserve">A </w:t>
      </w:r>
      <w:r w:rsidR="00694617">
        <w:fldChar w:fldCharType="begin"/>
      </w:r>
      <w:r w:rsidR="00694617">
        <w:instrText xml:space="preserve"> REF _Ref119152213 \h </w:instrText>
      </w:r>
      <w:r w:rsidR="00694617">
        <w:fldChar w:fldCharType="separate"/>
      </w:r>
      <w:r w:rsidR="00574CC1">
        <w:rPr>
          <w:noProof/>
        </w:rPr>
        <w:t>4</w:t>
      </w:r>
      <w:r w:rsidR="00574CC1">
        <w:t>. ábra</w:t>
      </w:r>
      <w:r w:rsidR="00694617">
        <w:fldChar w:fldCharType="end"/>
      </w:r>
      <w:r w:rsidR="00694617">
        <w:t xml:space="preserve"> </w:t>
      </w:r>
      <w:r>
        <w:t xml:space="preserve">által mutatott topológián látható, hogy amennyiben egy kliens kérést szeretne küldeni egy szervernek, a kérése át fog haladni a proxy szerveren is, </w:t>
      </w:r>
      <w:r w:rsidR="29056C9B">
        <w:t>ami</w:t>
      </w:r>
      <w:r>
        <w:t xml:space="preserve"> a kérés feldolgozása után továbbítja a kérést. Visszafele is hasonló a helyzet.</w:t>
      </w:r>
    </w:p>
    <w:p w14:paraId="06F66232" w14:textId="441CEA2F" w:rsidR="00B138C0" w:rsidRPr="006F69A0" w:rsidRDefault="5DC642C8" w:rsidP="005D531F">
      <w:r>
        <w:t>A proxy szerverek nagyon jelentős szerepet kapnak abban az esetben, amikor szükség van biztonsági intézkedésekre, ugyanis kiválóan be tudják tölteni az elsődleges tűzfal vagy naplózó szerver szerepét is.</w:t>
      </w:r>
    </w:p>
    <w:p w14:paraId="38E84CB0" w14:textId="09C6AE0E" w:rsidR="00F96B56" w:rsidRDefault="00F96B56" w:rsidP="00F96B56">
      <w:pPr>
        <w:pStyle w:val="Cmsor3"/>
      </w:pPr>
      <w:bookmarkStart w:id="20" w:name="_Ref119152616"/>
      <w:bookmarkStart w:id="21" w:name="_Toc120874325"/>
      <w:r>
        <w:t>Reverse proxy szerver</w:t>
      </w:r>
      <w:bookmarkEnd w:id="20"/>
      <w:bookmarkEnd w:id="21"/>
    </w:p>
    <w:p w14:paraId="260FFD2B" w14:textId="5CC6B6A2" w:rsidR="00E511F6" w:rsidRDefault="005E26ED" w:rsidP="00E511F6">
      <w:r w:rsidRPr="005E26ED">
        <w:t>A reverse proxy szerver (azaz megfordított proxy) egy olyan proxy szerver rendszer, amely megfordított működéssel bír. Ez azt jelenti, hogy a (reverse) proxy szerver „mögé” nem a kliensek sorakoznak fel, hanem a szerverek, és a proxy szerver „túloldalán” a célszerver helyett a kliensek vannak.</w:t>
      </w:r>
    </w:p>
    <w:p w14:paraId="6CB48182" w14:textId="3FE88163" w:rsidR="00A4715E" w:rsidRDefault="000F403A" w:rsidP="00A4715E">
      <w:pPr>
        <w:pStyle w:val="Kp"/>
      </w:pPr>
      <w:commentRangeStart w:id="22"/>
      <w:commentRangeStart w:id="23"/>
      <w:r>
        <w:rPr>
          <w:noProof/>
        </w:rPr>
        <mc:AlternateContent>
          <mc:Choice Requires="wpc">
            <w:drawing>
              <wp:inline distT="0" distB="0" distL="0" distR="0" wp14:anchorId="6093E449" wp14:editId="649AD5D0">
                <wp:extent cx="5365750" cy="2905760"/>
                <wp:effectExtent l="0" t="0" r="6350" b="8890"/>
                <wp:docPr id="60" name="Vászon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41" name="Csoportba foglalás 41"/>
                        <wpg:cNvGrpSpPr/>
                        <wpg:grpSpPr>
                          <a:xfrm>
                            <a:off x="1458955" y="938339"/>
                            <a:ext cx="1076429" cy="980150"/>
                            <a:chOff x="1458955" y="930735"/>
                            <a:chExt cx="1076429" cy="980150"/>
                          </a:xfrm>
                        </wpg:grpSpPr>
                        <pic:pic xmlns:pic="http://schemas.openxmlformats.org/drawingml/2006/picture">
                          <pic:nvPicPr>
                            <pic:cNvPr id="42" name="Ábra 42"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634698" y="930735"/>
                              <a:ext cx="720000" cy="720000"/>
                            </a:xfrm>
                            <a:prstGeom prst="rect">
                              <a:avLst/>
                            </a:prstGeom>
                          </pic:spPr>
                        </pic:pic>
                        <wps:wsp>
                          <wps:cNvPr id="43" name="Szövegdoboz 16"/>
                          <wps:cNvSpPr txBox="1"/>
                          <wps:spPr>
                            <a:xfrm>
                              <a:off x="1458955" y="1550885"/>
                              <a:ext cx="1076429" cy="360000"/>
                            </a:xfrm>
                            <a:prstGeom prst="rect">
                              <a:avLst/>
                            </a:prstGeom>
                            <a:noFill/>
                            <a:ln w="6350">
                              <a:noFill/>
                            </a:ln>
                          </wps:spPr>
                          <wps:txbx>
                            <w:txbxContent>
                              <w:p w14:paraId="1C0D1202" w14:textId="77777777" w:rsidR="000F403A" w:rsidRDefault="000F403A" w:rsidP="000F403A">
                                <w:pPr>
                                  <w:pStyle w:val="Nincstrkz"/>
                                  <w:jc w:val="center"/>
                                </w:pPr>
                                <w:r>
                                  <w:t>Proxy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4" name="Csoportba foglalás 44"/>
                        <wpg:cNvGrpSpPr/>
                        <wpg:grpSpPr>
                          <a:xfrm>
                            <a:off x="70505" y="36003"/>
                            <a:ext cx="1074420" cy="2870076"/>
                            <a:chOff x="70505" y="28399"/>
                            <a:chExt cx="1074420" cy="2870076"/>
                          </a:xfrm>
                        </wpg:grpSpPr>
                        <pic:pic xmlns:pic="http://schemas.openxmlformats.org/drawingml/2006/picture">
                          <pic:nvPicPr>
                            <pic:cNvPr id="45" name="Ábra 45"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a:stretch/>
                          </pic:blipFill>
                          <pic:spPr>
                            <a:xfrm>
                              <a:off x="248878" y="28399"/>
                              <a:ext cx="720000" cy="720000"/>
                            </a:xfrm>
                            <a:prstGeom prst="rect">
                              <a:avLst/>
                            </a:prstGeom>
                          </pic:spPr>
                        </pic:pic>
                        <pic:pic xmlns:pic="http://schemas.openxmlformats.org/drawingml/2006/picture">
                          <pic:nvPicPr>
                            <pic:cNvPr id="46" name="Ábra 9"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a:stretch/>
                          </pic:blipFill>
                          <pic:spPr>
                            <a:xfrm>
                              <a:off x="248878" y="930515"/>
                              <a:ext cx="720000" cy="720000"/>
                            </a:xfrm>
                            <a:prstGeom prst="rect">
                              <a:avLst/>
                            </a:prstGeom>
                          </pic:spPr>
                        </pic:pic>
                        <pic:pic xmlns:pic="http://schemas.openxmlformats.org/drawingml/2006/picture">
                          <pic:nvPicPr>
                            <pic:cNvPr id="47" name="Ábra 9"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a:stretch/>
                          </pic:blipFill>
                          <pic:spPr>
                            <a:xfrm>
                              <a:off x="248878" y="1832369"/>
                              <a:ext cx="720000" cy="720000"/>
                            </a:xfrm>
                            <a:prstGeom prst="rect">
                              <a:avLst/>
                            </a:prstGeom>
                          </pic:spPr>
                        </pic:pic>
                        <wps:wsp>
                          <wps:cNvPr id="48" name="Szövegdoboz 16"/>
                          <wps:cNvSpPr txBox="1"/>
                          <wps:spPr>
                            <a:xfrm>
                              <a:off x="70505" y="2483102"/>
                              <a:ext cx="1074420" cy="415373"/>
                            </a:xfrm>
                            <a:prstGeom prst="rect">
                              <a:avLst/>
                            </a:prstGeom>
                            <a:noFill/>
                            <a:ln w="6350">
                              <a:noFill/>
                            </a:ln>
                          </wps:spPr>
                          <wps:txbx>
                            <w:txbxContent>
                              <w:p w14:paraId="3C78A613" w14:textId="77777777" w:rsidR="000F403A" w:rsidRDefault="000F403A" w:rsidP="000F403A">
                                <w:pPr>
                                  <w:pStyle w:val="Nincstrkz"/>
                                  <w:jc w:val="center"/>
                                </w:pPr>
                                <w:r>
                                  <w:t>Alkalmazásszerverek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9" name="Csoportba foglalás 49"/>
                        <wpg:cNvGrpSpPr/>
                        <wpg:grpSpPr>
                          <a:xfrm>
                            <a:off x="2838579" y="938497"/>
                            <a:ext cx="1074420" cy="833488"/>
                            <a:chOff x="2838579" y="930893"/>
                            <a:chExt cx="1074420" cy="833488"/>
                          </a:xfrm>
                        </wpg:grpSpPr>
                        <pic:pic xmlns:pic="http://schemas.openxmlformats.org/drawingml/2006/picture">
                          <pic:nvPicPr>
                            <pic:cNvPr id="50" name="Ábra 50" descr="Felhő egyszínű kitöltéssel"/>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3021175" y="930893"/>
                              <a:ext cx="720000" cy="720000"/>
                            </a:xfrm>
                            <a:prstGeom prst="rect">
                              <a:avLst/>
                            </a:prstGeom>
                          </pic:spPr>
                        </pic:pic>
                        <wps:wsp>
                          <wps:cNvPr id="51" name="Szövegdoboz 16"/>
                          <wps:cNvSpPr txBox="1"/>
                          <wps:spPr>
                            <a:xfrm>
                              <a:off x="2838579" y="1468471"/>
                              <a:ext cx="1074420" cy="295910"/>
                            </a:xfrm>
                            <a:prstGeom prst="rect">
                              <a:avLst/>
                            </a:prstGeom>
                            <a:noFill/>
                            <a:ln w="6350">
                              <a:noFill/>
                            </a:ln>
                          </wps:spPr>
                          <wps:txbx>
                            <w:txbxContent>
                              <w:p w14:paraId="7B880E73" w14:textId="77777777" w:rsidR="000F403A" w:rsidRDefault="000F403A" w:rsidP="000F403A">
                                <w:pPr>
                                  <w:pStyle w:val="Nincstrkz"/>
                                  <w:jc w:val="center"/>
                                </w:pPr>
                                <w: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4" name="Szövegdoboz 16"/>
                        <wps:cNvSpPr txBox="1"/>
                        <wps:spPr>
                          <a:xfrm>
                            <a:off x="4359811" y="1946455"/>
                            <a:ext cx="902525" cy="360000"/>
                          </a:xfrm>
                          <a:prstGeom prst="rect">
                            <a:avLst/>
                          </a:prstGeom>
                          <a:noFill/>
                          <a:ln w="6350">
                            <a:noFill/>
                          </a:ln>
                        </wps:spPr>
                        <wps:txbx>
                          <w:txbxContent>
                            <w:p w14:paraId="2D9F5308" w14:textId="77777777" w:rsidR="000F403A" w:rsidRDefault="000F403A" w:rsidP="000F403A">
                              <w:pPr>
                                <w:pStyle w:val="Nincstrkz"/>
                                <w:jc w:val="center"/>
                              </w:pPr>
                              <w:r>
                                <w:t>Kliensek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Egyenes összekötő 55"/>
                        <wps:cNvCnPr/>
                        <wps:spPr>
                          <a:xfrm>
                            <a:off x="968878" y="411365"/>
                            <a:ext cx="665820" cy="886974"/>
                          </a:xfrm>
                          <a:prstGeom prst="line">
                            <a:avLst/>
                          </a:prstGeom>
                          <a:noFill/>
                          <a:ln w="12700" cap="flat" cmpd="sng" algn="ctr">
                            <a:solidFill>
                              <a:sysClr val="window" lastClr="FFFFFF">
                                <a:lumMod val="50000"/>
                              </a:sysClr>
                            </a:solidFill>
                            <a:prstDash val="dash"/>
                            <a:miter lim="800000"/>
                          </a:ln>
                          <a:effectLst/>
                        </wps:spPr>
                        <wps:bodyPr/>
                      </wps:wsp>
                      <wps:wsp>
                        <wps:cNvPr id="56" name="Egyenes összekötő 56"/>
                        <wps:cNvCnPr/>
                        <wps:spPr>
                          <a:xfrm>
                            <a:off x="968878" y="1297868"/>
                            <a:ext cx="665820" cy="471"/>
                          </a:xfrm>
                          <a:prstGeom prst="line">
                            <a:avLst/>
                          </a:prstGeom>
                          <a:noFill/>
                          <a:ln w="12700" cap="flat" cmpd="sng" algn="ctr">
                            <a:solidFill>
                              <a:sysClr val="window" lastClr="FFFFFF">
                                <a:lumMod val="50000"/>
                              </a:sysClr>
                            </a:solidFill>
                            <a:prstDash val="dash"/>
                            <a:miter lim="800000"/>
                          </a:ln>
                          <a:effectLst/>
                        </wps:spPr>
                        <wps:bodyPr/>
                      </wps:wsp>
                      <wps:wsp>
                        <wps:cNvPr id="57" name="Egyenes összekötő 57"/>
                        <wps:cNvCnPr/>
                        <wps:spPr>
                          <a:xfrm flipH="1">
                            <a:off x="968878" y="1298339"/>
                            <a:ext cx="665820" cy="901208"/>
                          </a:xfrm>
                          <a:prstGeom prst="line">
                            <a:avLst/>
                          </a:prstGeom>
                          <a:noFill/>
                          <a:ln w="12700" cap="flat" cmpd="sng" algn="ctr">
                            <a:solidFill>
                              <a:sysClr val="window" lastClr="FFFFFF">
                                <a:lumMod val="50000"/>
                              </a:sysClr>
                            </a:solidFill>
                            <a:prstDash val="dash"/>
                            <a:miter lim="800000"/>
                          </a:ln>
                          <a:effectLst/>
                        </wps:spPr>
                        <wps:bodyPr/>
                      </wps:wsp>
                      <wps:wsp>
                        <wps:cNvPr id="58" name="Egyenes összekötő 58"/>
                        <wps:cNvCnPr/>
                        <wps:spPr>
                          <a:xfrm>
                            <a:off x="2354698" y="1298339"/>
                            <a:ext cx="666477" cy="158"/>
                          </a:xfrm>
                          <a:prstGeom prst="line">
                            <a:avLst/>
                          </a:prstGeom>
                          <a:noFill/>
                          <a:ln w="12700" cap="flat" cmpd="sng" algn="ctr">
                            <a:solidFill>
                              <a:sysClr val="window" lastClr="FFFFFF">
                                <a:lumMod val="50000"/>
                              </a:sysClr>
                            </a:solidFill>
                            <a:prstDash val="dash"/>
                            <a:miter lim="800000"/>
                          </a:ln>
                          <a:effectLst/>
                        </wps:spPr>
                        <wps:bodyPr/>
                      </wps:wsp>
                      <wps:wsp>
                        <wps:cNvPr id="59" name="Egyenes összekötő 59"/>
                        <wps:cNvCnPr>
                          <a:stCxn id="50" idx="3"/>
                          <a:endCxn id="193" idx="1"/>
                        </wps:cNvCnPr>
                        <wps:spPr>
                          <a:xfrm flipV="1">
                            <a:off x="3741175" y="953881"/>
                            <a:ext cx="712834" cy="344616"/>
                          </a:xfrm>
                          <a:prstGeom prst="line">
                            <a:avLst/>
                          </a:prstGeom>
                          <a:noFill/>
                          <a:ln w="12700" cap="flat" cmpd="sng" algn="ctr">
                            <a:solidFill>
                              <a:sysClr val="window" lastClr="FFFFFF">
                                <a:lumMod val="50000"/>
                              </a:sysClr>
                            </a:solidFill>
                            <a:prstDash val="dash"/>
                            <a:miter lim="800000"/>
                          </a:ln>
                          <a:effectLst/>
                        </wps:spPr>
                        <wps:bodyPr/>
                      </wps:wsp>
                      <wpg:wgp>
                        <wpg:cNvPr id="195" name="Csoportba foglalás 195"/>
                        <wpg:cNvGrpSpPr/>
                        <wpg:grpSpPr>
                          <a:xfrm>
                            <a:off x="4454009" y="594199"/>
                            <a:ext cx="719709" cy="1443209"/>
                            <a:chOff x="4454009" y="586595"/>
                            <a:chExt cx="719709" cy="1443209"/>
                          </a:xfrm>
                        </wpg:grpSpPr>
                        <pic:pic xmlns:pic="http://schemas.openxmlformats.org/drawingml/2006/picture">
                          <pic:nvPicPr>
                            <pic:cNvPr id="53" name="Ábra 2" descr="Számítógép egyszínű kitöltésse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a:stretch/>
                          </pic:blipFill>
                          <pic:spPr>
                            <a:xfrm>
                              <a:off x="4454028" y="1310114"/>
                              <a:ext cx="719690" cy="719690"/>
                            </a:xfrm>
                            <a:prstGeom prst="rect">
                              <a:avLst/>
                            </a:prstGeom>
                          </pic:spPr>
                        </pic:pic>
                        <pic:pic xmlns:pic="http://schemas.openxmlformats.org/drawingml/2006/picture">
                          <pic:nvPicPr>
                            <pic:cNvPr id="193" name="Ábra 2" descr="Számítógép egyszínű kitöltésse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a:stretch/>
                          </pic:blipFill>
                          <pic:spPr>
                            <a:xfrm>
                              <a:off x="4454009" y="586595"/>
                              <a:ext cx="719538" cy="719363"/>
                            </a:xfrm>
                            <a:prstGeom prst="rect">
                              <a:avLst/>
                            </a:prstGeom>
                          </pic:spPr>
                        </pic:pic>
                      </wpg:wgp>
                      <wps:wsp>
                        <wps:cNvPr id="196" name="Egyenes összekötő 196"/>
                        <wps:cNvCnPr>
                          <a:stCxn id="50" idx="3"/>
                          <a:endCxn id="53" idx="1"/>
                        </wps:cNvCnPr>
                        <wps:spPr>
                          <a:xfrm>
                            <a:off x="3741175" y="1298497"/>
                            <a:ext cx="712853" cy="379066"/>
                          </a:xfrm>
                          <a:prstGeom prst="line">
                            <a:avLst/>
                          </a:prstGeom>
                          <a:noFill/>
                          <a:ln w="12700" cap="flat" cmpd="sng" algn="ctr">
                            <a:solidFill>
                              <a:sysClr val="window" lastClr="FFFFFF">
                                <a:lumMod val="50000"/>
                              </a:sysClr>
                            </a:solidFill>
                            <a:prstDash val="dash"/>
                            <a:miter lim="800000"/>
                          </a:ln>
                          <a:effectLst/>
                        </wps:spPr>
                        <wps:bodyPr/>
                      </wps:wsp>
                    </wpc:wpc>
                  </a:graphicData>
                </a:graphic>
              </wp:inline>
            </w:drawing>
          </mc:Choice>
          <mc:Fallback>
            <w:pict>
              <v:group w14:anchorId="6093E449" id="Vászon 60" o:spid="_x0000_s1048" editas="canvas" style="width:422.5pt;height:228.8pt;mso-position-horizontal-relative:char;mso-position-vertical-relative:line" coordsize="53657,290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">
                <v:shape id="_x0000_s1049" type="#_x0000_t75" style="position:absolute;width:53657;height:29057;visibility:visible;mso-wrap-style:square" filled="t">
                  <v:fill o:detectmouseclick="t"/>
                  <v:path o:connecttype="none"/>
                </v:shape>
                <v:group id="Csoportba foglalás 41" o:spid="_x0000_s1050" style="position:absolute;left:14589;top:9383;width:10764;height:9801" coordorigin="14589,9307" coordsize="10764,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Ábra 42" o:spid="_x0000_s1051" type="#_x0000_t75" alt="Kiszolgáló egyszínű kitöltéssel" style="position:absolute;left:16346;top:9307;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">
                    <v:imagedata r:id="rId26" o:title="Kiszolgáló egyszínű kitöltéssel"/>
                  </v:shape>
                  <v:shape id="Szövegdoboz 16" o:spid="_x0000_s1052" type="#_x0000_t202" style="position:absolute;left:14589;top:15508;width:1076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C0D1202" w14:textId="77777777" w:rsidR="000F403A" w:rsidRDefault="000F403A" w:rsidP="000F403A">
                          <w:pPr>
                            <w:pStyle w:val="Nincstrkz"/>
                            <w:jc w:val="center"/>
                          </w:pPr>
                          <w:r>
                            <w:t>Proxy szerver</w:t>
                          </w:r>
                        </w:p>
                      </w:txbxContent>
                    </v:textbox>
                  </v:shape>
                </v:group>
                <v:group id="Csoportba foglalás 44" o:spid="_x0000_s1053" style="position:absolute;left:705;top:360;width:10744;height:28700" coordorigin="705,283" coordsize="10744,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Ábra 45" o:spid="_x0000_s1054" type="#_x0000_t75" alt="Kiszolgáló egyszínű kitöltéssel" style="position:absolute;left:2488;top:28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">
                    <v:imagedata r:id="rId26" o:title="Kiszolgáló egyszínű kitöltéssel"/>
                  </v:shape>
                  <v:shape id="Ábra 9" o:spid="_x0000_s1055" type="#_x0000_t75" alt="Kiszolgáló egyszínű kitöltéssel" style="position:absolute;left:2488;top:9305;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">
                    <v:imagedata r:id="rId26" o:title="Kiszolgáló egyszínű kitöltéssel"/>
                  </v:shape>
                  <v:shape id="Ábra 9" o:spid="_x0000_s1056" type="#_x0000_t75" alt="Kiszolgáló egyszínű kitöltéssel" style="position:absolute;left:2488;top:18323;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">
                    <v:imagedata r:id="rId26" o:title="Kiszolgáló egyszínű kitöltéssel"/>
                  </v:shape>
                  <v:shape id="Szövegdoboz 16" o:spid="_x0000_s1057" type="#_x0000_t202" style="position:absolute;left:705;top:24831;width:10744;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C78A613" w14:textId="77777777" w:rsidR="000F403A" w:rsidRDefault="000F403A" w:rsidP="000F403A">
                          <w:pPr>
                            <w:pStyle w:val="Nincstrkz"/>
                            <w:jc w:val="center"/>
                          </w:pPr>
                          <w:r>
                            <w:t>Alkalmazásszerverek</w:t>
                          </w:r>
                        </w:p>
                      </w:txbxContent>
                    </v:textbox>
                  </v:shape>
                </v:group>
                <v:group id="Csoportba foglalás 49" o:spid="_x0000_s1058" style="position:absolute;left:28385;top:9384;width:10744;height:8335" coordorigin="28385,9308" coordsize="1074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Ábra 50" o:spid="_x0000_s1059" type="#_x0000_t75" alt="Felhő egyszínű kitöltéssel" style="position:absolute;left:30211;top:9308;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">
                    <v:imagedata r:id="rId28" o:title="Felhő egyszínű kitöltéssel"/>
                  </v:shape>
                  <v:shape id="Szövegdoboz 16" o:spid="_x0000_s1060" type="#_x0000_t202" style="position:absolute;left:28385;top:14684;width:10744;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B880E73" w14:textId="77777777" w:rsidR="000F403A" w:rsidRDefault="000F403A" w:rsidP="000F403A">
                          <w:pPr>
                            <w:pStyle w:val="Nincstrkz"/>
                            <w:jc w:val="center"/>
                          </w:pPr>
                          <w:r>
                            <w:t>Internet</w:t>
                          </w:r>
                        </w:p>
                      </w:txbxContent>
                    </v:textbox>
                  </v:shape>
                </v:group>
                <v:shape id="Szövegdoboz 16" o:spid="_x0000_s1061" type="#_x0000_t202" style="position:absolute;left:43598;top:19464;width:9025;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2D9F5308" w14:textId="77777777" w:rsidR="000F403A" w:rsidRDefault="000F403A" w:rsidP="000F403A">
                        <w:pPr>
                          <w:pStyle w:val="Nincstrkz"/>
                          <w:jc w:val="center"/>
                        </w:pPr>
                        <w:r>
                          <w:t>Kliensek</w:t>
                        </w:r>
                      </w:p>
                    </w:txbxContent>
                  </v:textbox>
                </v:shape>
                <v:line id="Egyenes összekötő 55" o:spid="_x0000_s1062" style="position:absolute;visibility:visible;mso-wrap-style:square" from="9688,4113" to="16346,1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" strokecolor="#7f7f7f" strokeweight="1pt">
                  <v:stroke dashstyle="dash" joinstyle="miter"/>
                </v:line>
                <v:line id="Egyenes összekötő 56" o:spid="_x0000_s1063" style="position:absolute;visibility:visible;mso-wrap-style:square" from="9688,12978" to="16346,1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" strokecolor="#7f7f7f" strokeweight="1pt">
                  <v:stroke dashstyle="dash" joinstyle="miter"/>
                </v:line>
                <v:line id="Egyenes összekötő 57" o:spid="_x0000_s1064" style="position:absolute;flip:x;visibility:visible;mso-wrap-style:square" from="9688,12983" to="16346,2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" strokecolor="#7f7f7f" strokeweight="1pt">
                  <v:stroke dashstyle="dash" joinstyle="miter"/>
                </v:line>
                <v:line id="Egyenes összekötő 58" o:spid="_x0000_s1065" style="position:absolute;visibility:visible;mso-wrap-style:square" from="23546,12983" to="30211,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" strokecolor="#7f7f7f" strokeweight="1pt">
                  <v:stroke dashstyle="dash" joinstyle="miter"/>
                </v:line>
                <v:line id="Egyenes összekötő 59" o:spid="_x0000_s1066" style="position:absolute;flip:y;visibility:visible;mso-wrap-style:square" from="37411,9538" to="44540,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" strokecolor="#7f7f7f" strokeweight="1pt">
                  <v:stroke dashstyle="dash" joinstyle="miter"/>
                </v:line>
                <v:group id="Csoportba foglalás 195" o:spid="_x0000_s1067" style="position:absolute;left:44540;top:5941;width:7197;height:14433" coordorigin="44540,5865" coordsize="7197,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Ábra 2" o:spid="_x0000_s1068" type="#_x0000_t75" alt="Számítógép egyszínű kitöltéssel" style="position:absolute;left:44540;top:13101;width:7197;height:7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">
                    <v:imagedata r:id="rId27" o:title="Számítógép egyszínű kitöltéssel"/>
                  </v:shape>
                  <v:shape id="Ábra 2" o:spid="_x0000_s1069" type="#_x0000_t75" alt="Számítógép egyszínű kitöltéssel" style="position:absolute;left:44540;top:5865;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">
                    <v:imagedata r:id="rId27" o:title="Számítógép egyszínű kitöltéssel"/>
                  </v:shape>
                </v:group>
                <v:line id="Egyenes összekötő 196" o:spid="_x0000_s1070" style="position:absolute;visibility:visible;mso-wrap-style:square" from="37411,12984" to="44540,1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" strokecolor="#7f7f7f" strokeweight="1pt">
                  <v:stroke dashstyle="dash" joinstyle="miter"/>
                </v:line>
                <w10:anchorlock/>
              </v:group>
            </w:pict>
          </mc:Fallback>
        </mc:AlternateContent>
      </w:r>
      <w:commentRangeEnd w:id="22"/>
      <w:r>
        <w:commentReference w:id="22"/>
      </w:r>
      <w:commentRangeEnd w:id="23"/>
      <w:r w:rsidR="00DB7AD2">
        <w:rPr>
          <w:rStyle w:val="Jegyzethivatkozs"/>
        </w:rPr>
        <w:commentReference w:id="23"/>
      </w:r>
    </w:p>
    <w:p w14:paraId="550DC6BC" w14:textId="02868018" w:rsidR="0013641C" w:rsidRDefault="00A4715E" w:rsidP="000340A3">
      <w:pPr>
        <w:pStyle w:val="Kpalrs"/>
      </w:pPr>
      <w:r>
        <w:fldChar w:fldCharType="begin"/>
      </w:r>
      <w:r>
        <w:instrText>SEQ ábra \* ARABIC</w:instrText>
      </w:r>
      <w:r>
        <w:fldChar w:fldCharType="separate"/>
      </w:r>
      <w:r w:rsidR="00574CC1">
        <w:rPr>
          <w:noProof/>
        </w:rPr>
        <w:t>5</w:t>
      </w:r>
      <w:r>
        <w:fldChar w:fldCharType="end"/>
      </w:r>
      <w:r>
        <w:t xml:space="preserve">. ábra </w:t>
      </w:r>
      <w:r w:rsidR="000340A3" w:rsidRPr="000340A3">
        <w:t>Egyszerű topológia a reverse proxy szerver működésének szemléltetésére</w:t>
      </w:r>
    </w:p>
    <w:p w14:paraId="5683808F" w14:textId="3A20C1D5" w:rsidR="005D4666" w:rsidRDefault="005D4666" w:rsidP="005D4666">
      <w:r>
        <w:t>A reverse proxy szerver egyik feladata, hogy a beérkező kéréseket a megfelelő alkalmazásszerverhez továbbítsa. A megfelelő szerver kiválasztásának folyamata többféleképpen történhet. A leggyakoribb döntési logikák kézenfekvő megoldások: a felhasználás módja, a megvalósított feladat meghatározó.</w:t>
      </w:r>
    </w:p>
    <w:p w14:paraId="0DE7C565" w14:textId="77777777" w:rsidR="005D4666" w:rsidRDefault="005D4666" w:rsidP="005D4666">
      <w:r>
        <w:t>Az egyik legegyértelműbb döntést akkor lehet meghozni, ha az alkalmazásszerverek különböző funkcionalitással bírnak. Ebben az esetben (gyakorta) minden szerver más feladatot lát el: van fájlszerver, levelező szerver stb. A döntést így könnyű meghozni, mert a kérés meghatározza, hogy melyik szerver felé kell továbbítani.</w:t>
      </w:r>
    </w:p>
    <w:p w14:paraId="0F8C6632" w14:textId="066B44C1" w:rsidR="005D4666" w:rsidRDefault="005D4666" w:rsidP="005D4666">
      <w:r>
        <w:t>Egy másik döntési logika alapját képezheti a kliens és a szerver elhelyezkedése: a kéréseket a klienstől mért legközelebb lévő szervernek küldi tovább a reverse proxy szerver, ezzel jelentős időt lehet spórolni.</w:t>
      </w:r>
      <w:r w:rsidR="003A2A06">
        <w:t xml:space="preserve"> (</w:t>
      </w:r>
      <w:r w:rsidR="0033503C">
        <w:t>Az, hogy a távolság mit jelent és hogyan kell mérni, feladatfüggő</w:t>
      </w:r>
      <w:r w:rsidR="009345EB">
        <w:t xml:space="preserve">: lehet fizikai elhelyezkedés kilométerben, </w:t>
      </w:r>
      <w:r w:rsidR="00765C2A">
        <w:t xml:space="preserve">valamint lehet az eléréshez szükséges hálózati ugrások </w:t>
      </w:r>
      <w:r w:rsidR="00765C2A" w:rsidRPr="00765C2A">
        <w:t>számát</w:t>
      </w:r>
      <w:r w:rsidR="00765C2A">
        <w:t xml:space="preserve"> is mérni.</w:t>
      </w:r>
      <w:r w:rsidR="0033503C">
        <w:t>)</w:t>
      </w:r>
    </w:p>
    <w:p w14:paraId="18394FFA" w14:textId="5C394E58" w:rsidR="005D4666" w:rsidRDefault="005D4666" w:rsidP="005D4666">
      <w:r>
        <w:t>Az én feladatom szempontjából a legrelevánsabb, hogy a döntést a szerverek leterheltsége alapján is meg lehet hozni: az alkalmazásszerverek ebben az esetben azonos funkcionális képességekkel rendelkeznek, ám terhelésük minden időpillanatban jelentősen különbözhet. Ennek kiküszöbölésére a terheléselosztás jelent megoldást: a beérkező kérést egy kevésbé terhelt szervernek küldjük.</w:t>
      </w:r>
    </w:p>
    <w:p w14:paraId="77A5918E" w14:textId="69BDEC0E" w:rsidR="00694617" w:rsidRPr="00694617" w:rsidRDefault="005D4666" w:rsidP="005D4666">
      <w:r>
        <w:t>A feladat megoldásához szükség van egy ilyen reverse proxy szerverre, ami terhelés alapán el tudja dönteni, hogy a kéréseket mely szervernek továbbítsa.</w:t>
      </w:r>
    </w:p>
    <w:p w14:paraId="6BBFD78B" w14:textId="725053EE" w:rsidR="005309A0" w:rsidRDefault="005309A0" w:rsidP="005309A0">
      <w:pPr>
        <w:pStyle w:val="Cmsor2"/>
      </w:pPr>
      <w:bookmarkStart w:id="24" w:name="_Ref119152571"/>
      <w:bookmarkStart w:id="25" w:name="_Toc120874326"/>
      <w:r>
        <w:t>Elosztott rendszer</w:t>
      </w:r>
      <w:bookmarkEnd w:id="24"/>
      <w:bookmarkEnd w:id="25"/>
    </w:p>
    <w:p w14:paraId="1AABCA5A" w14:textId="546D8DBD" w:rsidR="004E5359" w:rsidRDefault="004E5359" w:rsidP="004E5359">
      <w:r>
        <w:t>Összetettebb feladatok esetében régebben bevett megoldás volt, hogy a feladat megoldására allokált hardvert megpróbálták a végletekig fejleszteni, hogy az adott hardver minél gyorsabban meg tudja oldani a feladatot. Ennél valamivel költséghatékonyabb és optimálisabb megoldást jelent a napjainkban már jelentősen elterjedt elosztott rendszer használata.</w:t>
      </w:r>
    </w:p>
    <w:p w14:paraId="4B7EABF2" w14:textId="77777777" w:rsidR="004E5359" w:rsidRDefault="004E5359" w:rsidP="004E5359">
      <w:r>
        <w:t>Az elosztott rendszerre kívülről úgy tekinthetünk, mint egyetlen egy számítógépre, ám a belső működése annál összetettebb: a rendszer ugyanis magába foglal több (jellemzően virtuális) számítógépet, amelyek egymás között kommunikálnak, mely kommunikáció és belső működés el van rejtve a felhasználó elől.</w:t>
      </w:r>
    </w:p>
    <w:p w14:paraId="0EB0CF7E" w14:textId="3DF0E219" w:rsidR="004E5359" w:rsidRDefault="004E5359" w:rsidP="004E5359">
      <w:r>
        <w:t>A beérkező kéréseket (parancsokat, feladatokat stb.) a rendszer kiosztja a belső szerverek</w:t>
      </w:r>
      <w:r w:rsidR="009A2ADA">
        <w:rPr>
          <w:rStyle w:val="Lbjegyzet-hivatkozs"/>
        </w:rPr>
        <w:footnoteReference w:id="8"/>
      </w:r>
      <w:r>
        <w:t xml:space="preserve"> között, majd a kérést csupán az egyik szerver fogadja és dolgozza fel. Természetesen amennyiben egy olyan kérést kap a rendszer, amely valamilyen állapotváltozást, adatváltozást eredményez, úgy annak az egész rendszerre hatással kell lennie. (Gondoljunk bele: ha egy kérés egy új rekordot vesz fel vagy töröl egy adatbázisból, mennyire fontos, hogy onnantól kezdve minden más szerver is a módosított adatbázis alapján működjék, ne csak a kérést feldolgozó szerver. Ellenkező esetben inkonzisztens lenne az elosztott rendszer állapota.)</w:t>
      </w:r>
    </w:p>
    <w:p w14:paraId="64B94567" w14:textId="77777777" w:rsidR="00E26131" w:rsidRDefault="00E26131" w:rsidP="00E26131">
      <w:pPr>
        <w:pStyle w:val="Kp"/>
      </w:pPr>
      <w:r>
        <w:rPr>
          <w:noProof/>
        </w:rPr>
        <mc:AlternateContent>
          <mc:Choice Requires="wpc">
            <w:drawing>
              <wp:inline distT="0" distB="0" distL="0" distR="0" wp14:anchorId="36F3E3E6" wp14:editId="646F5F75">
                <wp:extent cx="5399405" cy="3378835"/>
                <wp:effectExtent l="0" t="0" r="0" b="0"/>
                <wp:docPr id="13" name="Vászo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Ábra 15"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670012" y="339957"/>
                            <a:ext cx="720000" cy="720000"/>
                          </a:xfrm>
                          <a:prstGeom prst="rect">
                            <a:avLst/>
                          </a:prstGeom>
                        </pic:spPr>
                      </pic:pic>
                      <pic:pic xmlns:pic="http://schemas.openxmlformats.org/drawingml/2006/picture">
                        <pic:nvPicPr>
                          <pic:cNvPr id="16" name="Ábra 15"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533835" y="1267931"/>
                            <a:ext cx="719455" cy="719455"/>
                          </a:xfrm>
                          <a:prstGeom prst="rect">
                            <a:avLst/>
                          </a:prstGeom>
                        </pic:spPr>
                      </pic:pic>
                      <pic:pic xmlns:pic="http://schemas.openxmlformats.org/drawingml/2006/picture">
                        <pic:nvPicPr>
                          <pic:cNvPr id="17" name="Ábra 15"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670012" y="2193952"/>
                            <a:ext cx="719455" cy="719455"/>
                          </a:xfrm>
                          <a:prstGeom prst="rect">
                            <a:avLst/>
                          </a:prstGeom>
                        </pic:spPr>
                      </pic:pic>
                      <wps:wsp>
                        <wps:cNvPr id="21" name="Egyenes összekötő 21"/>
                        <wps:cNvCnPr>
                          <a:endCxn id="15" idx="1"/>
                        </wps:cNvCnPr>
                        <wps:spPr>
                          <a:xfrm flipV="1">
                            <a:off x="914400" y="699957"/>
                            <a:ext cx="755612" cy="567974"/>
                          </a:xfrm>
                          <a:prstGeom prst="line">
                            <a:avLst/>
                          </a:prstGeom>
                          <a:noFill/>
                          <a:ln w="19050" cap="flat" cmpd="sng" algn="ctr">
                            <a:solidFill>
                              <a:sysClr val="windowText" lastClr="000000">
                                <a:lumMod val="75000"/>
                                <a:lumOff val="25000"/>
                              </a:sysClr>
                            </a:solidFill>
                            <a:prstDash val="solid"/>
                            <a:miter lim="800000"/>
                          </a:ln>
                          <a:effectLst/>
                        </wps:spPr>
                        <wps:bodyPr/>
                      </wps:wsp>
                      <wps:wsp>
                        <wps:cNvPr id="22" name="Egyenes összekötő 22"/>
                        <wps:cNvCnPr>
                          <a:endCxn id="17" idx="1"/>
                        </wps:cNvCnPr>
                        <wps:spPr>
                          <a:xfrm>
                            <a:off x="898498" y="2006960"/>
                            <a:ext cx="771514" cy="546720"/>
                          </a:xfrm>
                          <a:prstGeom prst="line">
                            <a:avLst/>
                          </a:prstGeom>
                          <a:noFill/>
                          <a:ln w="19050" cap="flat" cmpd="sng" algn="ctr">
                            <a:solidFill>
                              <a:sysClr val="windowText" lastClr="000000">
                                <a:lumMod val="75000"/>
                                <a:lumOff val="25000"/>
                              </a:sysClr>
                            </a:solidFill>
                            <a:prstDash val="solid"/>
                            <a:miter lim="800000"/>
                          </a:ln>
                          <a:effectLst/>
                        </wps:spPr>
                        <wps:bodyPr/>
                      </wps:wsp>
                      <wps:wsp>
                        <wps:cNvPr id="23" name="Egyenes összekötő 23"/>
                        <wps:cNvCnPr>
                          <a:endCxn id="17" idx="0"/>
                        </wps:cNvCnPr>
                        <wps:spPr>
                          <a:xfrm>
                            <a:off x="2027583" y="1084609"/>
                            <a:ext cx="2157" cy="1109343"/>
                          </a:xfrm>
                          <a:prstGeom prst="line">
                            <a:avLst/>
                          </a:prstGeom>
                          <a:noFill/>
                          <a:ln w="19050" cap="flat" cmpd="sng" algn="ctr">
                            <a:solidFill>
                              <a:sysClr val="windowText" lastClr="000000">
                                <a:lumMod val="75000"/>
                                <a:lumOff val="25000"/>
                              </a:sysClr>
                            </a:solidFill>
                            <a:prstDash val="solid"/>
                            <a:miter lim="800000"/>
                          </a:ln>
                          <a:effectLst/>
                        </wps:spPr>
                        <wps:bodyPr/>
                      </wps:wsp>
                      <wps:wsp>
                        <wps:cNvPr id="25" name="Téglalap: lekerekített 25"/>
                        <wps:cNvSpPr/>
                        <wps:spPr>
                          <a:xfrm>
                            <a:off x="373711" y="226503"/>
                            <a:ext cx="3128613" cy="2790908"/>
                          </a:xfrm>
                          <a:prstGeom prst="roundRect">
                            <a:avLst/>
                          </a:prstGeom>
                          <a:noFill/>
                          <a:ln w="12700" cap="flat" cmpd="sng" algn="ctr">
                            <a:solidFill>
                              <a:sysClr val="windowText" lastClr="000000">
                                <a:lumMod val="75000"/>
                                <a:lumOff val="25000"/>
                              </a:sysClr>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Egyenes összekötő nyíllal 61"/>
                        <wps:cNvCnPr>
                          <a:endCxn id="197" idx="3"/>
                        </wps:cNvCnPr>
                        <wps:spPr>
                          <a:xfrm flipH="1">
                            <a:off x="3868274" y="1621957"/>
                            <a:ext cx="1391056" cy="5318"/>
                          </a:xfrm>
                          <a:prstGeom prst="straightConnector1">
                            <a:avLst/>
                          </a:prstGeom>
                          <a:noFill/>
                          <a:ln w="38100" cap="flat" cmpd="sng" algn="ctr">
                            <a:solidFill>
                              <a:sysClr val="windowText" lastClr="000000">
                                <a:lumMod val="75000"/>
                                <a:lumOff val="25000"/>
                              </a:sysClr>
                            </a:solidFill>
                            <a:prstDash val="solid"/>
                            <a:miter lim="800000"/>
                            <a:tailEnd type="triangle"/>
                          </a:ln>
                          <a:effectLst/>
                        </wps:spPr>
                        <wps:bodyPr/>
                      </wps:wsp>
                      <wps:wsp>
                        <wps:cNvPr id="62" name="Szövegdoboz 62"/>
                        <wps:cNvSpPr txBox="1"/>
                        <wps:spPr>
                          <a:xfrm>
                            <a:off x="3878552" y="1648639"/>
                            <a:ext cx="1380778" cy="282139"/>
                          </a:xfrm>
                          <a:prstGeom prst="rect">
                            <a:avLst/>
                          </a:prstGeom>
                          <a:noFill/>
                          <a:ln w="6350">
                            <a:noFill/>
                          </a:ln>
                        </wps:spPr>
                        <wps:txbx>
                          <w:txbxContent>
                            <w:p w14:paraId="20D50C94" w14:textId="77777777" w:rsidR="00E26131" w:rsidRDefault="00E26131" w:rsidP="00E26131">
                              <w:pPr>
                                <w:pStyle w:val="Nincstrkz"/>
                                <w:jc w:val="center"/>
                              </w:pPr>
                              <w:r>
                                <w:t>Kérés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églalap 198"/>
                        <wps:cNvSpPr/>
                        <wps:spPr>
                          <a:xfrm>
                            <a:off x="3390181" y="1464281"/>
                            <a:ext cx="250166" cy="319177"/>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7" name="Ábra 197" descr="Iktatódoboz (archiválás) egyszínű kitöltéssel"/>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3148274" y="1267275"/>
                            <a:ext cx="720000" cy="720000"/>
                          </a:xfrm>
                          <a:prstGeom prst="rect">
                            <a:avLst/>
                          </a:prstGeom>
                        </pic:spPr>
                      </pic:pic>
                      <wps:wsp>
                        <wps:cNvPr id="199" name="Szövegdoboz 199"/>
                        <wps:cNvSpPr txBox="1"/>
                        <wps:spPr>
                          <a:xfrm>
                            <a:off x="373711" y="3042915"/>
                            <a:ext cx="3128613" cy="336351"/>
                          </a:xfrm>
                          <a:prstGeom prst="rect">
                            <a:avLst/>
                          </a:prstGeom>
                          <a:noFill/>
                          <a:ln w="6350">
                            <a:noFill/>
                          </a:ln>
                        </wps:spPr>
                        <wps:txbx>
                          <w:txbxContent>
                            <w:p w14:paraId="28503DB1" w14:textId="77777777" w:rsidR="00E26131" w:rsidRDefault="00E26131" w:rsidP="00E26131">
                              <w:pPr>
                                <w:pStyle w:val="Nincstrkz"/>
                                <w:jc w:val="center"/>
                              </w:pPr>
                              <w:r>
                                <w:t>Elosztott rendszer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Egyenes összekötő 203"/>
                        <wps:cNvCnPr>
                          <a:stCxn id="197" idx="1"/>
                          <a:endCxn id="16" idx="3"/>
                        </wps:cNvCnPr>
                        <wps:spPr>
                          <a:xfrm flipH="1">
                            <a:off x="1253290" y="1627275"/>
                            <a:ext cx="1894984" cy="384"/>
                          </a:xfrm>
                          <a:prstGeom prst="line">
                            <a:avLst/>
                          </a:prstGeom>
                          <a:noFill/>
                          <a:ln w="19050" cap="flat" cmpd="sng" algn="ctr">
                            <a:solidFill>
                              <a:sysClr val="windowText" lastClr="000000">
                                <a:lumMod val="75000"/>
                                <a:lumOff val="25000"/>
                              </a:sysClr>
                            </a:solidFill>
                            <a:prstDash val="dash"/>
                            <a:bevel/>
                          </a:ln>
                          <a:effectLst/>
                        </wps:spPr>
                        <wps:bodyPr/>
                      </wps:wsp>
                      <wps:wsp>
                        <wps:cNvPr id="204" name="Egyenes összekötő 204"/>
                        <wps:cNvCnPr>
                          <a:stCxn id="197" idx="1"/>
                          <a:endCxn id="15" idx="3"/>
                        </wps:cNvCnPr>
                        <wps:spPr>
                          <a:xfrm flipH="1" flipV="1">
                            <a:off x="2390012" y="699957"/>
                            <a:ext cx="758262" cy="927318"/>
                          </a:xfrm>
                          <a:prstGeom prst="line">
                            <a:avLst/>
                          </a:prstGeom>
                          <a:noFill/>
                          <a:ln w="19050" cap="flat" cmpd="sng" algn="ctr">
                            <a:solidFill>
                              <a:sysClr val="windowText" lastClr="000000">
                                <a:lumMod val="75000"/>
                                <a:lumOff val="25000"/>
                              </a:sysClr>
                            </a:solidFill>
                            <a:prstDash val="dash"/>
                            <a:bevel/>
                          </a:ln>
                          <a:effectLst/>
                        </wps:spPr>
                        <wps:bodyPr/>
                      </wps:wsp>
                      <wps:wsp>
                        <wps:cNvPr id="205" name="Egyenes összekötő 205"/>
                        <wps:cNvCnPr>
                          <a:stCxn id="197" idx="1"/>
                          <a:endCxn id="17" idx="3"/>
                        </wps:cNvCnPr>
                        <wps:spPr>
                          <a:xfrm flipH="1">
                            <a:off x="2389467" y="1627275"/>
                            <a:ext cx="758807" cy="926345"/>
                          </a:xfrm>
                          <a:prstGeom prst="line">
                            <a:avLst/>
                          </a:prstGeom>
                          <a:noFill/>
                          <a:ln w="19050" cap="flat" cmpd="sng" algn="ctr">
                            <a:solidFill>
                              <a:sysClr val="windowText" lastClr="000000">
                                <a:lumMod val="75000"/>
                                <a:lumOff val="25000"/>
                              </a:sysClr>
                            </a:solidFill>
                            <a:prstDash val="dash"/>
                            <a:bevel/>
                          </a:ln>
                          <a:effectLst/>
                        </wps:spPr>
                        <wps:bodyPr/>
                      </wps:wsp>
                    </wpc:wpc>
                  </a:graphicData>
                </a:graphic>
              </wp:inline>
            </w:drawing>
          </mc:Choice>
          <mc:Fallback>
            <w:pict>
              <v:group w14:anchorId="36F3E3E6" id="Vászon 13" o:spid="_x0000_s1071" editas="canvas" style="width:425.15pt;height:266.05pt;mso-position-horizontal-relative:char;mso-position-vertical-relative:line" coordsize="53994,33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">
                <v:shape id="_x0000_s1072" type="#_x0000_t75" style="position:absolute;width:53994;height:33788;visibility:visible;mso-wrap-style:square" filled="t">
                  <v:fill o:detectmouseclick="t"/>
                  <v:path o:connecttype="none"/>
                </v:shape>
                <v:shape id="Ábra 15" o:spid="_x0000_s1073" type="#_x0000_t75" alt="Kiszolgáló egyszínű kitöltéssel" style="position:absolute;left:16700;top:3399;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">
                  <v:imagedata r:id="rId26" o:title="Kiszolgáló egyszínű kitöltéssel"/>
                </v:shape>
                <v:shape id="Ábra 15" o:spid="_x0000_s1074" type="#_x0000_t75" alt="Kiszolgáló egyszínű kitöltéssel" style="position:absolute;left:5338;top:1267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">
                  <v:imagedata r:id="rId26" o:title="Kiszolgáló egyszínű kitöltéssel"/>
                </v:shape>
                <v:shape id="Ábra 15" o:spid="_x0000_s1075" type="#_x0000_t75" alt="Kiszolgáló egyszínű kitöltéssel" style="position:absolute;left:16700;top:21939;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">
                  <v:imagedata r:id="rId26" o:title="Kiszolgáló egyszínű kitöltéssel"/>
                </v:shape>
                <v:line id="Egyenes összekötő 21" o:spid="_x0000_s1076" style="position:absolute;flip:y;visibility:visible;mso-wrap-style:square" from="9144,6999" to="16700,12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" strokecolor="#404040" strokeweight="1.5pt">
                  <v:stroke joinstyle="miter"/>
                </v:line>
                <v:line id="Egyenes összekötő 22" o:spid="_x0000_s1077" style="position:absolute;visibility:visible;mso-wrap-style:square" from="8984,20069" to="16700,2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" strokecolor="#404040" strokeweight="1.5pt">
                  <v:stroke joinstyle="miter"/>
                </v:line>
                <v:line id="Egyenes összekötő 23" o:spid="_x0000_s1078" style="position:absolute;visibility:visible;mso-wrap-style:square" from="20275,10846" to="20297,2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" strokecolor="#404040" strokeweight="1.5pt">
                  <v:stroke joinstyle="miter"/>
                </v:line>
                <v:roundrect id="Téglalap: lekerekített 25" o:spid="_x0000_s1079" style="position:absolute;left:3737;top:2265;width:31286;height:279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" filled="f" strokecolor="#404040" strokeweight="1pt">
                  <v:stroke dashstyle="3 1" joinstyle="miter"/>
                </v:roundrect>
                <v:shapetype id="_x0000_t32" coordsize="21600,21600" o:spt="32" o:oned="t" path="m,l21600,21600e" filled="f">
                  <v:path arrowok="t" fillok="f" o:connecttype="none"/>
                  <o:lock v:ext="edit" shapetype="t"/>
                </v:shapetype>
                <v:shape id="Egyenes összekötő nyíllal 61" o:spid="_x0000_s1080" type="#_x0000_t32" style="position:absolute;left:38682;top:16219;width:13911;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" strokecolor="#404040" strokeweight="3pt">
                  <v:stroke endarrow="block" joinstyle="miter"/>
                </v:shape>
                <v:shape id="Szövegdoboz 62" o:spid="_x0000_s1081" type="#_x0000_t202" style="position:absolute;left:38785;top:16486;width:13808;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20D50C94" w14:textId="77777777" w:rsidR="00E26131" w:rsidRDefault="00E26131" w:rsidP="00E26131">
                        <w:pPr>
                          <w:pStyle w:val="Nincstrkz"/>
                          <w:jc w:val="center"/>
                        </w:pPr>
                        <w:r>
                          <w:t>Kérés</w:t>
                        </w:r>
                      </w:p>
                    </w:txbxContent>
                  </v:textbox>
                </v:shape>
                <v:rect id="Téglalap 198" o:spid="_x0000_s1082" style="position:absolute;left:33901;top:14642;width:2502;height:3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" fillcolor="window" strokecolor="window" strokeweight="1pt"/>
                <v:shape id="Ábra 197" o:spid="_x0000_s1083" type="#_x0000_t75" alt="Iktatódoboz (archiválás) egyszínű kitöltéssel" style="position:absolute;left:31482;top:1267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">
                  <v:imagedata r:id="rId31" o:title="Iktatódoboz (archiválás) egyszínű kitöltéssel"/>
                </v:shape>
                <v:shape id="Szövegdoboz 199" o:spid="_x0000_s1084" type="#_x0000_t202" style="position:absolute;left:3737;top:30429;width:31286;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14:paraId="28503DB1" w14:textId="77777777" w:rsidR="00E26131" w:rsidRDefault="00E26131" w:rsidP="00E26131">
                        <w:pPr>
                          <w:pStyle w:val="Nincstrkz"/>
                          <w:jc w:val="center"/>
                        </w:pPr>
                        <w:r>
                          <w:t>Elosztott rendszer</w:t>
                        </w:r>
                      </w:p>
                    </w:txbxContent>
                  </v:textbox>
                </v:shape>
                <v:line id="Egyenes összekötő 203" o:spid="_x0000_s1085" style="position:absolute;flip:x;visibility:visible;mso-wrap-style:square" from="12532,16272" to="31482,1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" strokecolor="#404040" strokeweight="1.5pt">
                  <v:stroke dashstyle="dash" joinstyle="bevel"/>
                </v:line>
                <v:line id="Egyenes összekötő 204" o:spid="_x0000_s1086" style="position:absolute;flip:x y;visibility:visible;mso-wrap-style:square" from="23900,6999" to="31482,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" strokecolor="#404040" strokeweight="1.5pt">
                  <v:stroke dashstyle="dash" joinstyle="bevel"/>
                </v:line>
                <v:line id="Egyenes összekötő 205" o:spid="_x0000_s1087" style="position:absolute;flip:x;visibility:visible;mso-wrap-style:square" from="23894,16272" to="31482,2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" strokecolor="#404040" strokeweight="1.5pt">
                  <v:stroke dashstyle="dash" joinstyle="bevel"/>
                </v:line>
                <w10:anchorlock/>
              </v:group>
            </w:pict>
          </mc:Fallback>
        </mc:AlternateContent>
      </w:r>
    </w:p>
    <w:bookmarkStart w:id="26" w:name="_Ref119152354"/>
    <w:p w14:paraId="17B73623" w14:textId="22044720" w:rsidR="00AA1789" w:rsidRDefault="00E26131" w:rsidP="00DC2E3E">
      <w:pPr>
        <w:pStyle w:val="Kpalrs"/>
      </w:pPr>
      <w:r>
        <w:fldChar w:fldCharType="begin"/>
      </w:r>
      <w:r>
        <w:instrText xml:space="preserve"> SEQ ábra \* ARABIC </w:instrText>
      </w:r>
      <w:r>
        <w:fldChar w:fldCharType="separate"/>
      </w:r>
      <w:r w:rsidR="00574CC1">
        <w:rPr>
          <w:noProof/>
        </w:rPr>
        <w:t>6</w:t>
      </w:r>
      <w:r>
        <w:fldChar w:fldCharType="end"/>
      </w:r>
      <w:r>
        <w:t>. ábra</w:t>
      </w:r>
      <w:bookmarkEnd w:id="26"/>
      <w:r w:rsidR="00DC2E3E">
        <w:t xml:space="preserve"> </w:t>
      </w:r>
      <w:r w:rsidR="00DC2E3E" w:rsidRPr="00DC2E3E">
        <w:t>Elosztott működést bemutató sematikus topológia</w:t>
      </w:r>
    </w:p>
    <w:p w14:paraId="42EEE7AA" w14:textId="77777777" w:rsidR="007A0118" w:rsidRDefault="007A0118" w:rsidP="007A0118">
      <w:r>
        <w:t>Az elosztott rendszer határát egy olyan egység reprezentálja, amivel a felhasználó interakcióba lép. Ez az egyetlen pont, amely kívülről látható, az összes kérés ezen ponton keresztül érkezik a rendszerbe. (Természetesen az üzemeltető szakemberek a belső szervereket is elérik külön-külön ebben az esetben nem (feltétlenül) az előbb említett belépési ponton keresztül.)</w:t>
      </w:r>
    </w:p>
    <w:p w14:paraId="623A2E56" w14:textId="01E65A19" w:rsidR="007A0118" w:rsidRDefault="5DC642C8" w:rsidP="007A0118">
      <w:r>
        <w:t xml:space="preserve">A </w:t>
      </w:r>
      <w:r w:rsidR="007A0118">
        <w:fldChar w:fldCharType="begin"/>
      </w:r>
      <w:r w:rsidR="007A0118">
        <w:instrText xml:space="preserve"> REF _Ref119152354 \h </w:instrText>
      </w:r>
      <w:r w:rsidR="007A0118">
        <w:fldChar w:fldCharType="separate"/>
      </w:r>
      <w:r w:rsidR="00574CC1">
        <w:rPr>
          <w:noProof/>
        </w:rPr>
        <w:t>6</w:t>
      </w:r>
      <w:r w:rsidR="00574CC1">
        <w:t>. ábra</w:t>
      </w:r>
      <w:r w:rsidR="007A0118">
        <w:fldChar w:fldCharType="end"/>
      </w:r>
      <w:r>
        <w:t xml:space="preserve"> által bemutatott topológián az elosztott rendszer határát egy fekete doboz (angol terminológiával </w:t>
      </w:r>
      <w:r w:rsidRPr="5DC642C8">
        <w:rPr>
          <w:i/>
          <w:iCs/>
          <w:lang w:val="en-GB"/>
        </w:rPr>
        <w:t>black box</w:t>
      </w:r>
      <w:r>
        <w:t xml:space="preserve">) reprezentálja, ennek ugyanis esetünkben komoly üzenete van: nem tudjuk ugyanis, hogy mi alapján dönti el a rendszer, melyik kérést hova továbbítja, egyelőre ez marginális részlet. (A </w:t>
      </w:r>
      <w:r w:rsidRPr="5DC642C8">
        <w:rPr>
          <w:lang w:val="en-GB"/>
        </w:rPr>
        <w:t>black box</w:t>
      </w:r>
      <w:r>
        <w:t xml:space="preserve"> kifejezés pontosan erre utal: nem tudjuk, hogy az adott egység hogyan és mi alapján működik, a lényege, hogy egy adott bemenetre valamilyen kimenetet adjon. Ennek ellentéte a fehér doboz [</w:t>
      </w:r>
      <w:r w:rsidRPr="5DC642C8">
        <w:rPr>
          <w:lang w:val="en-GB"/>
        </w:rPr>
        <w:t>white box</w:t>
      </w:r>
      <w:r>
        <w:t>], ebben az esetben a belső működést pontosan ismerjük.)</w:t>
      </w:r>
    </w:p>
    <w:p w14:paraId="161B76FD" w14:textId="6D108151" w:rsidR="00DC2E3E" w:rsidRPr="00DC2E3E" w:rsidRDefault="007A0118" w:rsidP="007A0118">
      <w:r>
        <w:t>A készítendő automatikusan skálázódó webes rendszer alapja egy ilyen elosztott rendszer, mert a kívánt skálázás elérését ez tudja biztosítani.</w:t>
      </w:r>
    </w:p>
    <w:p w14:paraId="3352B620" w14:textId="2B044D38" w:rsidR="005309A0" w:rsidRDefault="005309A0" w:rsidP="005309A0">
      <w:pPr>
        <w:pStyle w:val="Cmsor2"/>
      </w:pPr>
      <w:bookmarkStart w:id="27" w:name="_Toc120874327"/>
      <w:r>
        <w:t>A rendszer architektúrája és felépítése</w:t>
      </w:r>
      <w:bookmarkEnd w:id="27"/>
    </w:p>
    <w:p w14:paraId="350E2755" w14:textId="77777777" w:rsidR="00493E4C" w:rsidRDefault="00493E4C" w:rsidP="00493E4C">
      <w:r>
        <w:t xml:space="preserve">A megvalósított rendszer architektúráját tekintve a reverse proxy működéssel (is) rendelkező szerverből, valamint egy elosztott rendszerből áll össze. A reverse proxy működéssel rendelkező szerver a továbbiakban </w:t>
      </w:r>
      <w:r w:rsidRPr="00493E4C">
        <w:rPr>
          <w:rStyle w:val="Kiemels"/>
        </w:rPr>
        <w:t>master szerver</w:t>
      </w:r>
      <w:r>
        <w:t xml:space="preserve"> nevet viseli, a többi, elosztott működést biztosító szerverek pedig az </w:t>
      </w:r>
      <w:r w:rsidRPr="00493E4C">
        <w:rPr>
          <w:rStyle w:val="Kiemels"/>
        </w:rPr>
        <w:t>operatív szerver</w:t>
      </w:r>
      <w:r>
        <w:t xml:space="preserve"> nevet kapják.</w:t>
      </w:r>
    </w:p>
    <w:p w14:paraId="7B07CA55" w14:textId="77777777" w:rsidR="00493E4C" w:rsidRDefault="00493E4C" w:rsidP="00493E4C">
      <w:r>
        <w:t>A beérkező kéréseket a master szerver valamilyen logika alapján továbbítja az operatív szervereknek, azok pedig feldolgozzák a kéréseket.</w:t>
      </w:r>
    </w:p>
    <w:p w14:paraId="5F132A4B" w14:textId="1B943297" w:rsidR="00493E4C" w:rsidRDefault="00493E4C" w:rsidP="00493E4C">
      <w:r>
        <w:t xml:space="preserve">A szerverek számáról eddig nem esett szó: a master szerverből praktikusan egy darab van, viszont operatív szerverből tetszőleges számú (de legalább egy darab) lehet. Az operatív szerverek számát viszont korlátozhatja az infrastruktúra: egy nagy teljesítményű szerveren sem lehet „végtelen” sok virtuális számítógépet </w:t>
      </w:r>
      <w:r w:rsidR="29056C9B">
        <w:t>el</w:t>
      </w:r>
      <w:r>
        <w:t xml:space="preserve">helyezni és futtatni, egy bizonyos mennyiség után ugyanis a </w:t>
      </w:r>
      <w:r w:rsidRPr="00493E4C">
        <w:rPr>
          <w:lang w:val="en-GB"/>
        </w:rPr>
        <w:t>host</w:t>
      </w:r>
      <w:r>
        <w:t xml:space="preserve"> szervernek olyan sok üzemeltetési többletfeladata lesz, hogy a virtuális gépek számának növekedésével egyre romló minőségben tudja csak futtatni a virtuális gépeket.</w:t>
      </w:r>
    </w:p>
    <w:p w14:paraId="322A9F96" w14:textId="77777777" w:rsidR="003D714F" w:rsidRDefault="004938A4" w:rsidP="003D714F">
      <w:pPr>
        <w:pStyle w:val="Kp"/>
      </w:pPr>
      <w:r>
        <w:rPr>
          <w:noProof/>
        </w:rPr>
        <mc:AlternateContent>
          <mc:Choice Requires="wpc">
            <w:drawing>
              <wp:inline distT="0" distB="0" distL="0" distR="0" wp14:anchorId="16A7F453" wp14:editId="0D457D71">
                <wp:extent cx="5399405" cy="3014345"/>
                <wp:effectExtent l="0" t="0" r="0" b="0"/>
                <wp:docPr id="224" name="Vászon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5" name="Ábra 15"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399480" y="157276"/>
                            <a:ext cx="539999" cy="540000"/>
                          </a:xfrm>
                          <a:prstGeom prst="rect">
                            <a:avLst/>
                          </a:prstGeom>
                        </pic:spPr>
                      </pic:pic>
                      <pic:pic xmlns:pic="http://schemas.openxmlformats.org/drawingml/2006/picture">
                        <pic:nvPicPr>
                          <pic:cNvPr id="226" name="Ábra 15"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394456" y="725323"/>
                            <a:ext cx="540000" cy="540000"/>
                          </a:xfrm>
                          <a:prstGeom prst="rect">
                            <a:avLst/>
                          </a:prstGeom>
                        </pic:spPr>
                      </pic:pic>
                      <pic:pic xmlns:pic="http://schemas.openxmlformats.org/drawingml/2006/picture">
                        <pic:nvPicPr>
                          <pic:cNvPr id="227" name="Ábra 15"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397930" y="1740195"/>
                            <a:ext cx="539999" cy="540000"/>
                          </a:xfrm>
                          <a:prstGeom prst="rect">
                            <a:avLst/>
                          </a:prstGeom>
                        </pic:spPr>
                      </pic:pic>
                      <wps:wsp>
                        <wps:cNvPr id="231" name="Téglalap: lekerekített 231"/>
                        <wps:cNvSpPr/>
                        <wps:spPr>
                          <a:xfrm>
                            <a:off x="0" y="1"/>
                            <a:ext cx="3125489" cy="2679826"/>
                          </a:xfrm>
                          <a:prstGeom prst="roundRect">
                            <a:avLst/>
                          </a:prstGeom>
                          <a:noFill/>
                          <a:ln w="12700" cap="flat" cmpd="sng" algn="ctr">
                            <a:solidFill>
                              <a:sysClr val="windowText" lastClr="000000">
                                <a:lumMod val="75000"/>
                                <a:lumOff val="25000"/>
                              </a:sysClr>
                            </a:solidFill>
                            <a:prstDash val="sysDash"/>
                            <a:miter lim="800000"/>
                          </a:ln>
                          <a:effectLst/>
                        </wps:spPr>
                        <wps:txbx>
                          <w:txbxContent>
                            <w:p w14:paraId="69FF57D8" w14:textId="77777777" w:rsidR="004938A4" w:rsidRDefault="004938A4" w:rsidP="004938A4">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Egyenes összekötő nyíllal 232"/>
                        <wps:cNvCnPr>
                          <a:endCxn id="242" idx="3"/>
                        </wps:cNvCnPr>
                        <wps:spPr>
                          <a:xfrm flipH="1">
                            <a:off x="3481887" y="1218543"/>
                            <a:ext cx="1389600" cy="186"/>
                          </a:xfrm>
                          <a:prstGeom prst="straightConnector1">
                            <a:avLst/>
                          </a:prstGeom>
                          <a:noFill/>
                          <a:ln w="38100" cap="flat" cmpd="sng" algn="ctr">
                            <a:solidFill>
                              <a:sysClr val="windowText" lastClr="000000">
                                <a:lumMod val="75000"/>
                                <a:lumOff val="25000"/>
                              </a:sysClr>
                            </a:solidFill>
                            <a:prstDash val="solid"/>
                            <a:miter lim="800000"/>
                            <a:tailEnd type="triangle"/>
                          </a:ln>
                          <a:effectLst/>
                        </wps:spPr>
                        <wps:bodyPr/>
                      </wps:wsp>
                      <wps:wsp>
                        <wps:cNvPr id="233" name="Szövegdoboz 62"/>
                        <wps:cNvSpPr txBox="1"/>
                        <wps:spPr>
                          <a:xfrm>
                            <a:off x="3500526" y="1245190"/>
                            <a:ext cx="1370962" cy="247021"/>
                          </a:xfrm>
                          <a:prstGeom prst="rect">
                            <a:avLst/>
                          </a:prstGeom>
                          <a:noFill/>
                          <a:ln w="6350">
                            <a:noFill/>
                          </a:ln>
                        </wps:spPr>
                        <wps:txbx>
                          <w:txbxContent>
                            <w:p w14:paraId="5BEA518D" w14:textId="77777777" w:rsidR="004938A4" w:rsidRDefault="004938A4" w:rsidP="004938A4">
                              <w:pPr>
                                <w:pStyle w:val="Nincstrkz"/>
                                <w:jc w:val="center"/>
                              </w:pPr>
                              <w:r>
                                <w:t>Kérés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Szövegdoboz 199"/>
                        <wps:cNvSpPr txBox="1"/>
                        <wps:spPr>
                          <a:xfrm>
                            <a:off x="0" y="2716002"/>
                            <a:ext cx="3125489" cy="258062"/>
                          </a:xfrm>
                          <a:prstGeom prst="rect">
                            <a:avLst/>
                          </a:prstGeom>
                          <a:noFill/>
                          <a:ln w="6350">
                            <a:noFill/>
                          </a:ln>
                        </wps:spPr>
                        <wps:txbx>
                          <w:txbxContent>
                            <w:p w14:paraId="1D1ED511" w14:textId="77777777" w:rsidR="004938A4" w:rsidRDefault="004938A4" w:rsidP="004938A4">
                              <w:pPr>
                                <w:pStyle w:val="Nincstrkz"/>
                                <w:jc w:val="center"/>
                              </w:pPr>
                              <w:r>
                                <w:t>Elosztott rendszer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Egyenes összekötő 237"/>
                        <wps:cNvCnPr>
                          <a:stCxn id="242" idx="1"/>
                          <a:endCxn id="226" idx="3"/>
                        </wps:cNvCnPr>
                        <wps:spPr>
                          <a:xfrm flipH="1" flipV="1">
                            <a:off x="934456" y="995323"/>
                            <a:ext cx="1827431" cy="223592"/>
                          </a:xfrm>
                          <a:prstGeom prst="line">
                            <a:avLst/>
                          </a:prstGeom>
                          <a:noFill/>
                          <a:ln w="19050" cap="flat" cmpd="sng" algn="ctr">
                            <a:solidFill>
                              <a:sysClr val="windowText" lastClr="000000">
                                <a:lumMod val="75000"/>
                                <a:lumOff val="25000"/>
                              </a:sysClr>
                            </a:solidFill>
                            <a:prstDash val="dash"/>
                            <a:bevel/>
                          </a:ln>
                          <a:effectLst/>
                        </wps:spPr>
                        <wps:bodyPr/>
                      </wps:wsp>
                      <wps:wsp>
                        <wps:cNvPr id="238" name="Egyenes összekötő 238"/>
                        <wps:cNvCnPr>
                          <a:stCxn id="242" idx="1"/>
                          <a:endCxn id="225" idx="3"/>
                        </wps:cNvCnPr>
                        <wps:spPr>
                          <a:xfrm flipH="1" flipV="1">
                            <a:off x="939479" y="427276"/>
                            <a:ext cx="1822408" cy="791639"/>
                          </a:xfrm>
                          <a:prstGeom prst="line">
                            <a:avLst/>
                          </a:prstGeom>
                          <a:noFill/>
                          <a:ln w="19050" cap="flat" cmpd="sng" algn="ctr">
                            <a:solidFill>
                              <a:sysClr val="windowText" lastClr="000000">
                                <a:lumMod val="75000"/>
                                <a:lumOff val="25000"/>
                              </a:sysClr>
                            </a:solidFill>
                            <a:prstDash val="dash"/>
                            <a:bevel/>
                          </a:ln>
                          <a:effectLst/>
                        </wps:spPr>
                        <wps:bodyPr/>
                      </wps:wsp>
                      <wps:wsp>
                        <wps:cNvPr id="239" name="Egyenes összekötő 239"/>
                        <wps:cNvCnPr>
                          <a:stCxn id="242" idx="1"/>
                          <a:endCxn id="227" idx="3"/>
                        </wps:cNvCnPr>
                        <wps:spPr>
                          <a:xfrm flipH="1">
                            <a:off x="937929" y="1218915"/>
                            <a:ext cx="1823958" cy="791280"/>
                          </a:xfrm>
                          <a:prstGeom prst="line">
                            <a:avLst/>
                          </a:prstGeom>
                          <a:noFill/>
                          <a:ln w="19050" cap="flat" cmpd="sng" algn="ctr">
                            <a:solidFill>
                              <a:sysClr val="windowText" lastClr="000000">
                                <a:lumMod val="75000"/>
                                <a:lumOff val="25000"/>
                              </a:sysClr>
                            </a:solidFill>
                            <a:prstDash val="dash"/>
                            <a:bevel/>
                          </a:ln>
                          <a:effectLst/>
                        </wps:spPr>
                        <wps:bodyPr/>
                      </wps:wsp>
                      <wps:wsp>
                        <wps:cNvPr id="241" name="Szövegdoboz 241"/>
                        <wps:cNvSpPr txBox="1"/>
                        <wps:spPr>
                          <a:xfrm>
                            <a:off x="457200" y="1172424"/>
                            <a:ext cx="409529" cy="620136"/>
                          </a:xfrm>
                          <a:prstGeom prst="rect">
                            <a:avLst/>
                          </a:prstGeom>
                          <a:noFill/>
                          <a:ln w="6350">
                            <a:noFill/>
                          </a:ln>
                        </wps:spPr>
                        <wps:txbx>
                          <w:txbxContent>
                            <w:p w14:paraId="42D5866C" w14:textId="77777777" w:rsidR="004938A4" w:rsidRPr="001D76E5" w:rsidRDefault="004938A4" w:rsidP="004938A4">
                              <w:pPr>
                                <w:pStyle w:val="Nincstrkz"/>
                                <w:jc w:val="center"/>
                                <w:rPr>
                                  <w:b/>
                                  <w:bCs/>
                                  <w:sz w:val="32"/>
                                  <w:szCs w:val="28"/>
                                </w:rPr>
                              </w:pPr>
                              <w:r w:rsidRPr="001D76E5">
                                <w:rPr>
                                  <w:b/>
                                  <w:bCs/>
                                  <w:sz w:val="32"/>
                                  <w:szCs w:val="28"/>
                                </w:rPr>
                                <w:t>.</w:t>
                              </w:r>
                            </w:p>
                            <w:p w14:paraId="1492A4CB" w14:textId="77777777" w:rsidR="004938A4" w:rsidRPr="001D76E5" w:rsidRDefault="004938A4" w:rsidP="004938A4">
                              <w:pPr>
                                <w:pStyle w:val="Nincstrkz"/>
                                <w:jc w:val="center"/>
                                <w:rPr>
                                  <w:b/>
                                  <w:bCs/>
                                  <w:sz w:val="32"/>
                                  <w:szCs w:val="28"/>
                                </w:rPr>
                              </w:pPr>
                              <w:r w:rsidRPr="001D76E5">
                                <w:rPr>
                                  <w:b/>
                                  <w:bCs/>
                                  <w:sz w:val="3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églalap 234"/>
                        <wps:cNvSpPr/>
                        <wps:spPr>
                          <a:xfrm>
                            <a:off x="3013470" y="918399"/>
                            <a:ext cx="249353" cy="600086"/>
                          </a:xfrm>
                          <a:prstGeom prst="rect">
                            <a:avLst/>
                          </a:prstGeom>
                          <a:solidFill>
                            <a:sysClr val="window" lastClr="FFFFFF"/>
                          </a:solidFill>
                          <a:ln w="12700" cap="flat" cmpd="sng" algn="ctr">
                            <a:solidFill>
                              <a:sysClr val="window" lastClr="FFFFFF"/>
                            </a:solidFill>
                            <a:prstDash val="solid"/>
                            <a:miter lim="800000"/>
                          </a:ln>
                          <a:effectLst/>
                        </wps:spPr>
                        <wps:txbx>
                          <w:txbxContent>
                            <w:p w14:paraId="293F6479" w14:textId="77777777" w:rsidR="004938A4" w:rsidRDefault="004938A4" w:rsidP="004938A4">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 name="Ábra 15" descr="Kiszolgáló egyszínű kitöltésse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2761887" y="858915"/>
                            <a:ext cx="720000" cy="720000"/>
                          </a:xfrm>
                          <a:prstGeom prst="rect">
                            <a:avLst/>
                          </a:prstGeom>
                        </pic:spPr>
                      </pic:pic>
                      <wps:wsp>
                        <wps:cNvPr id="243" name="Szövegdoboz 243"/>
                        <wps:cNvSpPr txBox="1"/>
                        <wps:spPr>
                          <a:xfrm>
                            <a:off x="2483952" y="1526494"/>
                            <a:ext cx="1282535" cy="256580"/>
                          </a:xfrm>
                          <a:prstGeom prst="rect">
                            <a:avLst/>
                          </a:prstGeom>
                          <a:solidFill>
                            <a:srgbClr val="FFFFFF">
                              <a:alpha val="50196"/>
                            </a:srgbClr>
                          </a:solidFill>
                          <a:ln w="6350">
                            <a:noFill/>
                          </a:ln>
                        </wps:spPr>
                        <wps:txbx>
                          <w:txbxContent>
                            <w:p w14:paraId="5657242C" w14:textId="77777777" w:rsidR="004938A4" w:rsidRDefault="004938A4" w:rsidP="004938A4">
                              <w:pPr>
                                <w:pStyle w:val="Nincstrkz"/>
                                <w:jc w:val="center"/>
                              </w:pPr>
                              <w:r>
                                <w:t>Master szerver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Szövegdoboz 245"/>
                        <wps:cNvSpPr txBox="1"/>
                        <wps:spPr>
                          <a:xfrm>
                            <a:off x="244443" y="2227113"/>
                            <a:ext cx="851026" cy="484397"/>
                          </a:xfrm>
                          <a:prstGeom prst="rect">
                            <a:avLst/>
                          </a:prstGeom>
                          <a:noFill/>
                          <a:ln w="6350">
                            <a:noFill/>
                          </a:ln>
                        </wps:spPr>
                        <wps:txbx>
                          <w:txbxContent>
                            <w:p w14:paraId="54011349" w14:textId="77777777" w:rsidR="004938A4" w:rsidRDefault="004938A4" w:rsidP="004938A4">
                              <w:pPr>
                                <w:pStyle w:val="Nincstrkz"/>
                                <w:jc w:val="center"/>
                              </w:pPr>
                              <w:r>
                                <w:t>Operatív szerverek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6A7F453" id="Vászon 224" o:spid="_x0000_s1088" editas="canvas" style="width:425.15pt;height:237.35pt;mso-position-horizontal-relative:char;mso-position-vertical-relative:line" coordsize="53994,301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">
                <v:shape id="_x0000_s1089" type="#_x0000_t75" style="position:absolute;width:53994;height:30143;visibility:visible;mso-wrap-style:square" filled="t">
                  <v:fill o:detectmouseclick="t"/>
                  <v:path o:connecttype="none"/>
                </v:shape>
                <v:shape id="Ábra 15" o:spid="_x0000_s1090" type="#_x0000_t75" alt="Kiszolgáló egyszínű kitöltéssel" style="position:absolute;left:3994;top:1572;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">
                  <v:imagedata r:id="rId26" o:title="Kiszolgáló egyszínű kitöltéssel"/>
                </v:shape>
                <v:shape id="Ábra 15" o:spid="_x0000_s1091" type="#_x0000_t75" alt="Kiszolgáló egyszínű kitöltéssel" style="position:absolute;left:3944;top:7253;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">
                  <v:imagedata r:id="rId26" o:title="Kiszolgáló egyszínű kitöltéssel"/>
                </v:shape>
                <v:shape id="Ábra 15" o:spid="_x0000_s1092" type="#_x0000_t75" alt="Kiszolgáló egyszínű kitöltéssel" style="position:absolute;left:3979;top:17401;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">
                  <v:imagedata r:id="rId26" o:title="Kiszolgáló egyszínű kitöltéssel"/>
                </v:shape>
                <v:roundrect id="Téglalap: lekerekített 231" o:spid="_x0000_s1093" style="position:absolute;width:31254;height:26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" filled="f" strokecolor="#404040" strokeweight="1pt">
                  <v:stroke dashstyle="3 1" joinstyle="miter"/>
                  <v:textbox>
                    <w:txbxContent>
                      <w:p w14:paraId="69FF57D8" w14:textId="77777777" w:rsidR="004938A4" w:rsidRDefault="004938A4" w:rsidP="004938A4">
                        <w:pPr>
                          <w:jc w:val="center"/>
                        </w:pPr>
                      </w:p>
                    </w:txbxContent>
                  </v:textbox>
                </v:roundrect>
                <v:shape id="Egyenes összekötő nyíllal 232" o:spid="_x0000_s1094" type="#_x0000_t32" style="position:absolute;left:34818;top:12185;width:13896;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" strokecolor="#404040" strokeweight="3pt">
                  <v:stroke endarrow="block" joinstyle="miter"/>
                </v:shape>
                <v:shape id="Szövegdoboz 62" o:spid="_x0000_s1095" type="#_x0000_t202" style="position:absolute;left:35005;top:12451;width:1370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5BEA518D" w14:textId="77777777" w:rsidR="004938A4" w:rsidRDefault="004938A4" w:rsidP="004938A4">
                        <w:pPr>
                          <w:pStyle w:val="Nincstrkz"/>
                          <w:jc w:val="center"/>
                        </w:pPr>
                        <w:r>
                          <w:t>Kérés</w:t>
                        </w:r>
                      </w:p>
                    </w:txbxContent>
                  </v:textbox>
                </v:shape>
                <v:shape id="Szövegdoboz 199" o:spid="_x0000_s1096" type="#_x0000_t202" style="position:absolute;top:27160;width:31254;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1D1ED511" w14:textId="77777777" w:rsidR="004938A4" w:rsidRDefault="004938A4" w:rsidP="004938A4">
                        <w:pPr>
                          <w:pStyle w:val="Nincstrkz"/>
                          <w:jc w:val="center"/>
                        </w:pPr>
                        <w:r>
                          <w:t>Elosztott rendszer</w:t>
                        </w:r>
                      </w:p>
                    </w:txbxContent>
                  </v:textbox>
                </v:shape>
                <v:line id="Egyenes összekötő 237" o:spid="_x0000_s1097" style="position:absolute;flip:x y;visibility:visible;mso-wrap-style:square" from="9344,9953" to="27618,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" strokecolor="#404040" strokeweight="1.5pt">
                  <v:stroke dashstyle="dash" joinstyle="bevel"/>
                </v:line>
                <v:line id="Egyenes összekötő 238" o:spid="_x0000_s1098" style="position:absolute;flip:x y;visibility:visible;mso-wrap-style:square" from="9394,4272" to="27618,1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" strokecolor="#404040" strokeweight="1.5pt">
                  <v:stroke dashstyle="dash" joinstyle="bevel"/>
                </v:line>
                <v:line id="Egyenes összekötő 239" o:spid="_x0000_s1099" style="position:absolute;flip:x;visibility:visible;mso-wrap-style:square" from="9379,12189" to="27618,20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" strokecolor="#404040" strokeweight="1.5pt">
                  <v:stroke dashstyle="dash" joinstyle="bevel"/>
                </v:line>
                <v:shape id="Szövegdoboz 241" o:spid="_x0000_s1100" type="#_x0000_t202" style="position:absolute;left:4572;top:11724;width:4095;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42D5866C" w14:textId="77777777" w:rsidR="004938A4" w:rsidRPr="001D76E5" w:rsidRDefault="004938A4" w:rsidP="004938A4">
                        <w:pPr>
                          <w:pStyle w:val="Nincstrkz"/>
                          <w:jc w:val="center"/>
                          <w:rPr>
                            <w:b/>
                            <w:bCs/>
                            <w:sz w:val="32"/>
                            <w:szCs w:val="28"/>
                          </w:rPr>
                        </w:pPr>
                        <w:r w:rsidRPr="001D76E5">
                          <w:rPr>
                            <w:b/>
                            <w:bCs/>
                            <w:sz w:val="32"/>
                            <w:szCs w:val="28"/>
                          </w:rPr>
                          <w:t>.</w:t>
                        </w:r>
                      </w:p>
                      <w:p w14:paraId="1492A4CB" w14:textId="77777777" w:rsidR="004938A4" w:rsidRPr="001D76E5" w:rsidRDefault="004938A4" w:rsidP="004938A4">
                        <w:pPr>
                          <w:pStyle w:val="Nincstrkz"/>
                          <w:jc w:val="center"/>
                          <w:rPr>
                            <w:b/>
                            <w:bCs/>
                            <w:sz w:val="32"/>
                            <w:szCs w:val="28"/>
                          </w:rPr>
                        </w:pPr>
                        <w:r w:rsidRPr="001D76E5">
                          <w:rPr>
                            <w:b/>
                            <w:bCs/>
                            <w:sz w:val="32"/>
                            <w:szCs w:val="28"/>
                          </w:rPr>
                          <w:t>.</w:t>
                        </w:r>
                      </w:p>
                    </w:txbxContent>
                  </v:textbox>
                </v:shape>
                <v:rect id="Téglalap 234" o:spid="_x0000_s1101" style="position:absolute;left:30134;top:9183;width:249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" fillcolor="window" strokecolor="window" strokeweight="1pt">
                  <v:textbox>
                    <w:txbxContent>
                      <w:p w14:paraId="293F6479" w14:textId="77777777" w:rsidR="004938A4" w:rsidRDefault="004938A4" w:rsidP="004938A4">
                        <w:pPr>
                          <w:jc w:val="center"/>
                        </w:pPr>
                      </w:p>
                    </w:txbxContent>
                  </v:textbox>
                </v:rect>
                <v:shape id="Ábra 15" o:spid="_x0000_s1102" type="#_x0000_t75" alt="Kiszolgáló egyszínű kitöltéssel" style="position:absolute;left:27618;top:8589;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">
                  <v:imagedata r:id="rId26" o:title="Kiszolgáló egyszínű kitöltéssel"/>
                </v:shape>
                <v:shape id="Szövegdoboz 243" o:spid="_x0000_s1103" type="#_x0000_t202" style="position:absolute;left:24839;top:15264;width:12825;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" stroked="f" strokeweight=".5pt">
                  <v:fill opacity="32896f"/>
                  <v:textbox>
                    <w:txbxContent>
                      <w:p w14:paraId="5657242C" w14:textId="77777777" w:rsidR="004938A4" w:rsidRDefault="004938A4" w:rsidP="004938A4">
                        <w:pPr>
                          <w:pStyle w:val="Nincstrkz"/>
                          <w:jc w:val="center"/>
                        </w:pPr>
                        <w:r>
                          <w:t>Master szerver</w:t>
                        </w:r>
                      </w:p>
                    </w:txbxContent>
                  </v:textbox>
                </v:shape>
                <v:shape id="Szövegdoboz 245" o:spid="_x0000_s1104" type="#_x0000_t202" style="position:absolute;left:2444;top:22271;width:8510;height:4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En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DSscSfHAAAA3AAA&#10;AA8AAAAAAAAAAAAAAAAABwIAAGRycy9kb3ducmV2LnhtbFBLBQYAAAAAAwADALcAAAD7AgAAAAA=&#10;" filled="f" stroked="f" strokeweight=".5pt">
                  <v:textbox>
                    <w:txbxContent>
                      <w:p w14:paraId="54011349" w14:textId="77777777" w:rsidR="004938A4" w:rsidRDefault="004938A4" w:rsidP="004938A4">
                        <w:pPr>
                          <w:pStyle w:val="Nincstrkz"/>
                          <w:jc w:val="center"/>
                        </w:pPr>
                        <w:r>
                          <w:t>Operatív szerverek</w:t>
                        </w:r>
                      </w:p>
                    </w:txbxContent>
                  </v:textbox>
                </v:shape>
                <w10:anchorlock/>
              </v:group>
            </w:pict>
          </mc:Fallback>
        </mc:AlternateContent>
      </w:r>
    </w:p>
    <w:p w14:paraId="0B7FF2C8" w14:textId="4155423B" w:rsidR="00493E4C" w:rsidRPr="00493E4C" w:rsidRDefault="003D714F" w:rsidP="003D714F">
      <w:pPr>
        <w:pStyle w:val="Kpalrs"/>
      </w:pPr>
      <w:r>
        <w:fldChar w:fldCharType="begin"/>
      </w:r>
      <w:r>
        <w:instrText>SEQ ábra \* ARABIC</w:instrText>
      </w:r>
      <w:r>
        <w:fldChar w:fldCharType="separate"/>
      </w:r>
      <w:r w:rsidR="00574CC1">
        <w:rPr>
          <w:noProof/>
        </w:rPr>
        <w:t>7</w:t>
      </w:r>
      <w:r>
        <w:fldChar w:fldCharType="end"/>
      </w:r>
      <w:r>
        <w:t xml:space="preserve">. ábra </w:t>
      </w:r>
      <w:r w:rsidRPr="009469D3">
        <w:t>A rendszer sematikus architektúrája</w:t>
      </w:r>
    </w:p>
    <w:p w14:paraId="68F6758A" w14:textId="2906ABEE" w:rsidR="005309A0" w:rsidRDefault="005309A0" w:rsidP="005309A0">
      <w:pPr>
        <w:pStyle w:val="Cmsor1"/>
      </w:pPr>
      <w:bookmarkStart w:id="28" w:name="_Toc120874328"/>
      <w:r>
        <w:t>Elosztott rendszer megvalósítása</w:t>
      </w:r>
      <w:bookmarkEnd w:id="28"/>
    </w:p>
    <w:p w14:paraId="61688896" w14:textId="629B7ED0" w:rsidR="00390923" w:rsidRDefault="00390923" w:rsidP="00390923">
      <w:r>
        <w:t xml:space="preserve">Ebben a fejezetben szeretném részletezni az elosztott rendszer megvalósításának folyamatát. A fejezetben először bemutatom </w:t>
      </w:r>
      <w:r w:rsidR="29056C9B">
        <w:t xml:space="preserve">a master és </w:t>
      </w:r>
      <w:r>
        <w:t>az operatív szerverek jellemzőit, az alkalmazott technológiákat, majd részletezem a megvalósítás folyamatát, kitérek a fejlesztés során felbukkanó hibákra</w:t>
      </w:r>
      <w:r w:rsidR="0057530B">
        <w:t xml:space="preserve"> és nehézségekre</w:t>
      </w:r>
      <w:r>
        <w:t xml:space="preserve"> is. Végül röviden bemutatom a működő elosztott rendszert felhasználói szemszögből is, a használattal egyúttal hitelesíteni szeretném, hogy az alrendszer készen áll a rendszerbe integrálásra.</w:t>
      </w:r>
    </w:p>
    <w:p w14:paraId="024CBEF5" w14:textId="23938901" w:rsidR="00390923" w:rsidRDefault="00390923" w:rsidP="00390923">
      <w:r>
        <w:t>A megvalósított rendszer egyik lényegi része tehát az elosztott alrendszer. Ennek az elosztott rendszernek a feladata, hogy a beérkező kéréseket a megfelelő terheléselosztás szempontjából meghatározott számú operatív szerver között elossza</w:t>
      </w:r>
      <w:r w:rsidR="000E3294">
        <w:t xml:space="preserve">, valamint </w:t>
      </w:r>
      <w:r w:rsidR="00B239AD">
        <w:t>a kérések</w:t>
      </w:r>
      <w:r w:rsidR="00620460">
        <w:t xml:space="preserve"> fel legyenek</w:t>
      </w:r>
      <w:r w:rsidR="00B239AD">
        <w:t xml:space="preserve"> </w:t>
      </w:r>
      <w:r>
        <w:t>feldolgoz</w:t>
      </w:r>
      <w:r w:rsidR="00620460">
        <w:t>va</w:t>
      </w:r>
      <w:r w:rsidR="29056C9B">
        <w:t>.</w:t>
      </w:r>
      <w:r>
        <w:t xml:space="preserve"> Az elosztott rendszerben elhelyezkedő operatív szervereket a külvilágtól „valami” elhatárolja, ahogyan azt a </w:t>
      </w:r>
      <w:r w:rsidR="00547EE8">
        <w:fldChar w:fldCharType="begin"/>
      </w:r>
      <w:r w:rsidR="00547EE8">
        <w:instrText xml:space="preserve"> REF _Ref119152571 \r \h </w:instrText>
      </w:r>
      <w:r w:rsidR="00547EE8">
        <w:fldChar w:fldCharType="separate"/>
      </w:r>
      <w:r w:rsidR="00574CC1">
        <w:t>3.2</w:t>
      </w:r>
      <w:r w:rsidR="00547EE8">
        <w:fldChar w:fldCharType="end"/>
      </w:r>
      <w:r>
        <w:t xml:space="preserve"> fejezetben bemutatott topológia is mutatja, amely az egész elosztott működést irányítja. Ez a „valami” a master szerver.</w:t>
      </w:r>
    </w:p>
    <w:p w14:paraId="55467606" w14:textId="0C4B0853" w:rsidR="00390923" w:rsidRDefault="00390923" w:rsidP="00390923">
      <w:r>
        <w:t xml:space="preserve">A master szervert össze lehet vonni egy kitüntetett operatív szerverrel, ekkor ez a szóban forgó szerver az operatív szerverek tulajdonságaival is rendelkezik, illetve a master szerver funkcionalitását is megvalósítja. Ez a megoldás lehetővé teszi a rendszergazda számára az egyszerűbb üzemeltetést olyan szempontból, hogy kettő helyett egy darab szervert kell csak kezelni, ugyanakkor annak az egy szervernek a karbantartása komplexebb feladat, mivel a szerver maga is „bonyolultabb”, azaz </w:t>
      </w:r>
      <w:r w:rsidR="00D47D8B">
        <w:t>bővebb</w:t>
      </w:r>
      <w:r>
        <w:t xml:space="preserve"> funkcionalitással rendelkezik, ami több telepített alkalmazással jár.</w:t>
      </w:r>
    </w:p>
    <w:p w14:paraId="3386B46B" w14:textId="57991872" w:rsidR="00390923" w:rsidRPr="00D4370A" w:rsidRDefault="00390923" w:rsidP="00390923">
      <w:r>
        <w:t>A feladat tervezése során úgy döntöttem, hogy a</w:t>
      </w:r>
      <w:r w:rsidR="00F50AB9">
        <w:t xml:space="preserve"> végső rendszerben a</w:t>
      </w:r>
      <w:r>
        <w:t xml:space="preserve"> master szerver egy önálló egység lesz, az azt működtető szerver más funkcionalitással az elosztott rendszer szempontjából nem rendelkezik</w:t>
      </w:r>
      <w:r w:rsidR="00F50AB9">
        <w:t>, ám az elosztott rendszer</w:t>
      </w:r>
      <w:r w:rsidR="00D4370A">
        <w:t xml:space="preserve"> alrendszer elkészítése során a master szerver egyben egy operatív szerver is lesz, hogy </w:t>
      </w:r>
      <w:r w:rsidR="00F14CE5">
        <w:t>az alfeladat megvalósítása</w:t>
      </w:r>
      <w:r w:rsidR="00D4370A">
        <w:t xml:space="preserve"> során </w:t>
      </w:r>
      <w:r w:rsidR="00A06DC3">
        <w:t>ne legyen számottevően több üzemeltetési feladat.</w:t>
      </w:r>
    </w:p>
    <w:p w14:paraId="720F6A14" w14:textId="54A08769" w:rsidR="00C05031" w:rsidRDefault="00C05031" w:rsidP="00C05031">
      <w:pPr>
        <w:pStyle w:val="Cmsor2"/>
      </w:pPr>
      <w:bookmarkStart w:id="29" w:name="_Toc120874329"/>
      <w:r>
        <w:t>Operatív szerverek feladata</w:t>
      </w:r>
      <w:bookmarkEnd w:id="29"/>
    </w:p>
    <w:p w14:paraId="42ED0CCB" w14:textId="31E5437D" w:rsidR="004A577B" w:rsidRDefault="004A577B" w:rsidP="004A577B">
      <w:r>
        <w:t>Ahhoz, hogy az elosztott működést elérjük, kell tehát legalább egy darab operatív szerver, vagy másnéven alkalmazásszerver. Praktikusan az operatív szerverből nem egy van, amennyiben mégis csak egy operatív szerver lenne a topológiában, úgy nem beszélhetnénk elosztott rendszerről, csupán egy egyszerveres (reverse) proxy szerverről</w:t>
      </w:r>
      <w:r w:rsidR="00CB1F8B">
        <w:t xml:space="preserve"> (amennyiben a master szerver nem lát el operatív feladatokat)</w:t>
      </w:r>
      <w:r>
        <w:t>.</w:t>
      </w:r>
    </w:p>
    <w:p w14:paraId="1B1091B4" w14:textId="77777777" w:rsidR="004A577B" w:rsidRDefault="004A577B" w:rsidP="004A577B">
      <w:r>
        <w:t>Ezeknek a szervereknek a feladatuk, hogy a felhasználók felé kínált szolgáltatás üzemeltetési feladatait ellássák (legyen szó webszerverről, amely egy webshopot szolgál ki, vagy legyen szó akár levelező- vagy tanulmányi rendszerről), más lényegi feladatuk nincs.</w:t>
      </w:r>
    </w:p>
    <w:p w14:paraId="65B26494" w14:textId="6AF7D988" w:rsidR="004A577B" w:rsidRDefault="004A577B" w:rsidP="004A577B">
      <w:r>
        <w:t xml:space="preserve">Az elosztott rendszernek több megközelítése van az alkalmazásszerverek funkcionalitását tekintve (ld.: </w:t>
      </w:r>
      <w:r>
        <w:fldChar w:fldCharType="begin"/>
      </w:r>
      <w:r>
        <w:instrText xml:space="preserve"> REF _Ref119152616 \r \h </w:instrText>
      </w:r>
      <w:r>
        <w:fldChar w:fldCharType="separate"/>
      </w:r>
      <w:r w:rsidR="00574CC1">
        <w:t>3.1.2</w:t>
      </w:r>
      <w:r>
        <w:fldChar w:fldCharType="end"/>
      </w:r>
      <w:r>
        <w:t xml:space="preserve"> fejezet). Az elosztott működés megvalósítása során a feladatom az volt, hogy az operatív szerverek mind ugyanazzal a funkcionalitással rendelkezzenek, mind ugyanazt a szolgáltatást nyújtsák.</w:t>
      </w:r>
    </w:p>
    <w:p w14:paraId="07C978D5" w14:textId="749F1D1A" w:rsidR="004A577B" w:rsidRDefault="004A577B" w:rsidP="004A577B">
      <w:r>
        <w:t>Bármilyen szolgáltatást is nyújtanak a szerverek, kiemelten fontos, hogy a rendszer mindig konzisztens legyen. Ez a gyakorlatban azt jelenti, hogy soha, semmilyen módon nem lehet olyan helyzetben a rendszer, hogy egy adott kérésre az eredmény függ attól, hogy mely szerver szolgálja ki a kérést.</w:t>
      </w:r>
    </w:p>
    <w:p w14:paraId="572D288B" w14:textId="77777777" w:rsidR="004A577B" w:rsidRDefault="004A577B" w:rsidP="004A577B">
      <w:r>
        <w:t>Elenyésző számú olyan szolgáltatás van, amelynek üzemeltetéséhez semmiféle adatbázis nem kell az operatív szervereken, szinte mindig van valamilyen adatbázis, amely tárolhat használati statisztikákat, vagy akár a felhasználók belépési adatait.</w:t>
      </w:r>
    </w:p>
    <w:p w14:paraId="2D779DD7" w14:textId="46AFF07E" w:rsidR="00547EE8" w:rsidRPr="00547EE8" w:rsidRDefault="004A577B" w:rsidP="004A577B">
      <w:r>
        <w:t xml:space="preserve">Az operatív szerverek között tehát a konzisztencia kulcskérdés, ami az adatbázisok, fájlrendszerek szintjén jelenik meg kihívásként, </w:t>
      </w:r>
      <w:r w:rsidR="29056C9B">
        <w:t>és</w:t>
      </w:r>
      <w:r>
        <w:t xml:space="preserve"> általában a rendszer tervezése és megvalósítása során a legfőbb kihívást jelenti. Azt ugyanis, hogy ugyanaz a webalkalmazás fusson minden szerveren általában könnyebb elérni, mint azt, hogy </w:t>
      </w:r>
      <w:r w:rsidR="003B0D2D">
        <w:t xml:space="preserve">amennyiben </w:t>
      </w:r>
      <w:r>
        <w:t>bármely szerver módosítja az adatbázisát,</w:t>
      </w:r>
      <w:r w:rsidR="0087219E">
        <w:t xml:space="preserve"> a többi szerver adatbázisa konzisztens maradjon</w:t>
      </w:r>
      <w:r>
        <w:t xml:space="preserve">. (Arról, hogy miért szükséges minden operatív szerveren külön adatbázist futtatni, valamint az adatbázisok működéséről a </w:t>
      </w:r>
      <w:r w:rsidR="00B040D8">
        <w:fldChar w:fldCharType="begin"/>
      </w:r>
      <w:r w:rsidR="00B040D8">
        <w:instrText xml:space="preserve"> REF _Ref119152684 \r \h </w:instrText>
      </w:r>
      <w:r w:rsidR="00B040D8">
        <w:fldChar w:fldCharType="separate"/>
      </w:r>
      <w:r w:rsidR="00574CC1">
        <w:t>4.3.2</w:t>
      </w:r>
      <w:r w:rsidR="00B040D8">
        <w:fldChar w:fldCharType="end"/>
      </w:r>
      <w:r>
        <w:t xml:space="preserve"> fejezetben lesz szó.)</w:t>
      </w:r>
    </w:p>
    <w:p w14:paraId="1B4F59A8" w14:textId="44B82993" w:rsidR="00C05031" w:rsidRDefault="00C05031" w:rsidP="00C05031">
      <w:pPr>
        <w:pStyle w:val="Cmsor2"/>
      </w:pPr>
      <w:bookmarkStart w:id="30" w:name="_Toc120874330"/>
      <w:r>
        <w:t>Master szerver feladata</w:t>
      </w:r>
      <w:bookmarkEnd w:id="30"/>
    </w:p>
    <w:p w14:paraId="39333F6C" w14:textId="72CF01D2" w:rsidR="009A2359" w:rsidRDefault="009A2359" w:rsidP="009A2359">
      <w:r>
        <w:t xml:space="preserve">A master szerverre hárul minden olyan üzemeltetési feladat, amelyeket nem végeznek az operatív szerverek. Mivel a master szerver jelenti a határt a belső hálózatra csatlakoztatott operatív szerverek, valamint az általában a publikus világhálót jelentő külső </w:t>
      </w:r>
      <w:r w:rsidR="29056C9B">
        <w:t>hálózat között</w:t>
      </w:r>
      <w:r>
        <w:t>, ennek helyes konfigurálása rendkívüli prioritással bír.</w:t>
      </w:r>
    </w:p>
    <w:p w14:paraId="7E14E7B9" w14:textId="77777777" w:rsidR="009A2359" w:rsidRDefault="009A2359" w:rsidP="009A2359">
      <w:r>
        <w:t>A kívülről érkező kérések elsőként a master szervert érik el. A master szerver feladata többrétű. Egyrészről szükséges, hogy nyilvántartsa az operatív szerverek számát, elérési címeit annak érdekében, hogy a kéréseket el tudja juttatni az alkalmazásszerverekre, másrészről biztosítania kell, hogy a felhasználók elérjék a szolgáltatást, melyet az alkalmazásszerverek nyújtanak. A master szerver feladata, hogy elrejtse az alkalmazásszervereket, azokat a felhasználók ne érhessék el direkt eléréssel.</w:t>
      </w:r>
    </w:p>
    <w:p w14:paraId="681FC604" w14:textId="65EB7AF0" w:rsidR="009A2359" w:rsidRPr="009A2359" w:rsidRDefault="009A2359" w:rsidP="009A2359">
      <w:r>
        <w:t>A master szerver reverse proxy tulajdonságokkal rendelkezik az előbb említettek miatt, és éppen ezért kézenfekvő, hogy a rendszert védő tűzfalat a master szerver jelentse, tehát szükséges a tűzfal helyes konfigurálása.</w:t>
      </w:r>
    </w:p>
    <w:p w14:paraId="22983C96" w14:textId="1506FBD8" w:rsidR="00C05031" w:rsidRDefault="00C05031" w:rsidP="00C05031">
      <w:pPr>
        <w:pStyle w:val="Cmsor2"/>
      </w:pPr>
      <w:bookmarkStart w:id="31" w:name="_Toc120874331"/>
      <w:r>
        <w:t>Alkalmazott technológiák</w:t>
      </w:r>
      <w:bookmarkEnd w:id="31"/>
    </w:p>
    <w:p w14:paraId="1A15A9AD" w14:textId="4D2CCF9B" w:rsidR="00914D51" w:rsidRDefault="00914D51" w:rsidP="00914D51">
      <w:r>
        <w:t>A rendszer tervezése és megvalósítása során kiemelten fontos szempont volt, hogy a rendszert olyan technológiák felhasználásával hozzam létre, amelyek még ha nem is követik teljes mértékben a bevett szokásokat vagy legtöbbet alkalmazott módszereket</w:t>
      </w:r>
      <w:r w:rsidR="29056C9B">
        <w:t>,</w:t>
      </w:r>
      <w:r>
        <w:t xml:space="preserve"> legalább nagy</w:t>
      </w:r>
      <w:r w:rsidR="006047F8">
        <w:t xml:space="preserve"> vonalakban</w:t>
      </w:r>
      <w:r>
        <w:t xml:space="preserve"> hasonlítanak rá.</w:t>
      </w:r>
    </w:p>
    <w:p w14:paraId="553CAD8C" w14:textId="1F20A943" w:rsidR="00EA25B3" w:rsidRDefault="00914D51" w:rsidP="00914D51">
      <w:r>
        <w:t xml:space="preserve">Egy rendszer készítése során kifejezetten előnyös, ha bevett megoldásokra támaszkodunk, ennek több oka is van. Egyik kifejezetten hasznos ismérve a sokak által használt megoldásoknak, hogy nem véletlen használják sokan, oka van annak, hogy </w:t>
      </w:r>
      <w:r w:rsidR="29056C9B">
        <w:t>népszerűek.</w:t>
      </w:r>
      <w:r>
        <w:t xml:space="preserve"> Ok lehet, hogy az adott technológiát pont hasonló feladatokra találták ki, vagy a technológia használatával nagyon leegyszerűsödnek, hatékonyabbá válnak a folyamatok.</w:t>
      </w:r>
    </w:p>
    <w:p w14:paraId="4C1B0E50" w14:textId="5D5306E7" w:rsidR="00914D51" w:rsidRDefault="00914D51" w:rsidP="00914D51">
      <w:r>
        <w:t xml:space="preserve">A másik előnyös tulajdonsága a </w:t>
      </w:r>
      <w:r w:rsidRPr="00914D51">
        <w:rPr>
          <w:i/>
          <w:iCs/>
          <w:lang w:val="en-GB"/>
        </w:rPr>
        <w:t>best practice</w:t>
      </w:r>
      <w:r w:rsidR="00680FB6">
        <w:rPr>
          <w:rStyle w:val="Lbjegyzet-hivatkozs"/>
        </w:rPr>
        <w:footnoteReference w:id="9"/>
      </w:r>
      <w:r>
        <w:t xml:space="preserve"> megoldásoknak az, hogy mivel nagyon népszerűek, egy-egy problémára, hibára vagy nehezen érthető részletre nagyon sok kérdés és sok specifikus, jól használható és jól érthető válasz található online fórumokon.</w:t>
      </w:r>
    </w:p>
    <w:p w14:paraId="4501034E" w14:textId="3E8D49AC" w:rsidR="00914D51" w:rsidRDefault="00914D51" w:rsidP="00914D51">
      <w:r>
        <w:t>A rendszer megvalósítása során sok helyen kellene technológiát választani, ám ahelyett, hogy minden technológiát magamtól választottam volna ki, konzulensemtől a lényegi részek technológiáira kaptam javaslatot, hogy konkrétan mit érdemes használnom.</w:t>
      </w:r>
    </w:p>
    <w:p w14:paraId="47F8577F" w14:textId="0912AAFA" w:rsidR="00914D51" w:rsidRPr="00914D51" w:rsidRDefault="00914D51" w:rsidP="00914D51">
      <w:r>
        <w:t>A továbbiakban bemutatom a főbb</w:t>
      </w:r>
      <w:r w:rsidR="009B1FE6">
        <w:t xml:space="preserve"> elemek</w:t>
      </w:r>
      <w:r>
        <w:t xml:space="preserve"> technológiáit, azok előnyeit és választásuknak okait.</w:t>
      </w:r>
    </w:p>
    <w:p w14:paraId="77233983" w14:textId="180A6073" w:rsidR="00C05031" w:rsidRDefault="00C05031" w:rsidP="00C05031">
      <w:pPr>
        <w:pStyle w:val="Cmsor3"/>
      </w:pPr>
      <w:bookmarkStart w:id="32" w:name="_Toc120874332"/>
      <w:r>
        <w:t>Operációs rendszer</w:t>
      </w:r>
      <w:bookmarkEnd w:id="32"/>
    </w:p>
    <w:p w14:paraId="6D4EAF05" w14:textId="16E1E5F9" w:rsidR="00430CDF" w:rsidRDefault="00430CDF" w:rsidP="00430CDF">
      <w:r>
        <w:t xml:space="preserve">A rendszerben elhelyezkedő szervereket az eddigiekben és </w:t>
      </w:r>
      <w:r w:rsidR="29056C9B">
        <w:t xml:space="preserve">a </w:t>
      </w:r>
      <w:r>
        <w:t xml:space="preserve">továbbiakban is a már említett két csoportra oszthatjuk (úgy, mint operatív szerverek és </w:t>
      </w:r>
      <w:r w:rsidR="003B1D0F">
        <w:t xml:space="preserve">mint </w:t>
      </w:r>
      <w:r>
        <w:t>master szerver), ám operációs rendszerüket tekintve ezzel a megkülönböztetéssel nem élhetünk. Először bemutatom a használt operációs rendszert, majd pontosítom, hogy miért is célszerű ezt használni mindkét esetben.</w:t>
      </w:r>
    </w:p>
    <w:p w14:paraId="7E9D5723" w14:textId="080D143B" w:rsidR="00430CDF" w:rsidRDefault="00430CDF" w:rsidP="00430CDF">
      <w:r>
        <w:t>A konzulensem ajánlása alapján az Linux</w:t>
      </w:r>
      <w:r w:rsidR="00D954EB">
        <w:t>-</w:t>
      </w:r>
      <w:r>
        <w:t xml:space="preserve">alapú Ubuntu rendszert használtam, azon belül az </w:t>
      </w:r>
      <w:r w:rsidRPr="00430CDF">
        <w:rPr>
          <w:i/>
          <w:iCs/>
        </w:rPr>
        <w:t>Ubuntu 18.04.6 LTS</w:t>
      </w:r>
      <w:r>
        <w:t xml:space="preserve"> </w:t>
      </w:r>
      <w:sdt>
        <w:sdtPr>
          <w:id w:val="-359746640"/>
          <w:citation/>
        </w:sdtPr>
        <w:sdtEndPr/>
        <w:sdtContent>
          <w:r>
            <w:fldChar w:fldCharType="begin"/>
          </w:r>
          <w:r>
            <w:instrText xml:space="preserve"> CITATION Ubuntu \l 1038 </w:instrText>
          </w:r>
          <w:r>
            <w:fldChar w:fldCharType="separate"/>
          </w:r>
          <w:r w:rsidR="00BA455C">
            <w:rPr>
              <w:noProof/>
            </w:rPr>
            <w:t>[6]</w:t>
          </w:r>
          <w:r>
            <w:fldChar w:fldCharType="end"/>
          </w:r>
        </w:sdtContent>
      </w:sdt>
      <w:r>
        <w:t xml:space="preserve"> operációs rendszer </w:t>
      </w:r>
      <w:r w:rsidRPr="00430CDF">
        <w:rPr>
          <w:i/>
          <w:iCs/>
        </w:rPr>
        <w:t>server</w:t>
      </w:r>
      <w:r>
        <w:t xml:space="preserve"> változatát. Ez az operációs rendszer kiváló szerverek üzemeltetéséhez, neve is erre utal.</w:t>
      </w:r>
    </w:p>
    <w:p w14:paraId="7524D186" w14:textId="37A474F0" w:rsidR="00430CDF" w:rsidRDefault="00430CDF" w:rsidP="00430CDF">
      <w:r>
        <w:t xml:space="preserve">Egyik fő előnye, hogy </w:t>
      </w:r>
      <w:r w:rsidR="29056C9B">
        <w:t xml:space="preserve">a </w:t>
      </w:r>
      <w:r>
        <w:t xml:space="preserve">népszerű operációs rendszerekhez képest </w:t>
      </w:r>
      <w:r w:rsidR="29056C9B">
        <w:t>ennek</w:t>
      </w:r>
      <w:r>
        <w:t xml:space="preserve"> a grafikus felülettel nem rendelkező operációs </w:t>
      </w:r>
      <w:r w:rsidR="29056C9B">
        <w:t>rendszernek a</w:t>
      </w:r>
      <w:r>
        <w:t xml:space="preserve"> telepített változata viszonylag kevés helyet foglal: a működő rendszerben a master szerver helyigénye minden telepített alkalmazással és szolgáltatással együtt </w:t>
      </w:r>
      <w:r w:rsidR="29056C9B">
        <w:t>mintegy</w:t>
      </w:r>
      <w:r>
        <w:t xml:space="preserve"> ~5GB, ezzel szemben a népszerű Windows 10 mérete is legalább ennek kétszerese</w:t>
      </w:r>
      <w:r w:rsidR="007832AD">
        <w:t xml:space="preserve"> telepített alkalmazások nélkül</w:t>
      </w:r>
      <w:r>
        <w:t>, ám annak az operációs rendszernek nem ugyanaz a célja, mint az általam használt Ubuntunak.</w:t>
      </w:r>
    </w:p>
    <w:p w14:paraId="2086EC9B" w14:textId="5D50DC3B" w:rsidR="00430CDF" w:rsidRDefault="00430CDF" w:rsidP="00430CDF">
      <w:r>
        <w:t>Mivel az operációs rendszer nem rendelkezik grafikus felülettel, terminálból lehet elérni. Az elérésre SSH</w:t>
      </w:r>
      <w:r>
        <w:rPr>
          <w:rStyle w:val="Lbjegyzet-hivatkozs"/>
        </w:rPr>
        <w:footnoteReference w:id="10"/>
      </w:r>
      <w:r>
        <w:t xml:space="preserve"> kapcsolatot alkalmazó PUTTY </w:t>
      </w:r>
      <w:sdt>
        <w:sdtPr>
          <w:id w:val="1695884544"/>
          <w:citation/>
        </w:sdtPr>
        <w:sdtEndPr/>
        <w:sdtContent>
          <w:r w:rsidR="005A5B66">
            <w:fldChar w:fldCharType="begin"/>
          </w:r>
          <w:r w:rsidR="005A5B66">
            <w:instrText xml:space="preserve"> CITATION PUT22 \l 1038 </w:instrText>
          </w:r>
          <w:r w:rsidR="005A5B66">
            <w:fldChar w:fldCharType="separate"/>
          </w:r>
          <w:r w:rsidR="00BA455C">
            <w:rPr>
              <w:noProof/>
            </w:rPr>
            <w:t>[7]</w:t>
          </w:r>
          <w:r w:rsidR="005A5B66">
            <w:fldChar w:fldCharType="end"/>
          </w:r>
        </w:sdtContent>
      </w:sdt>
      <w:r>
        <w:t xml:space="preserve"> klienst használtam. Ennek használata megkönnyítette a szerverek elérését, a PUTTY termináljának</w:t>
      </w:r>
      <w:r w:rsidR="00032FBF">
        <w:t xml:space="preserve"> </w:t>
      </w:r>
      <w:r>
        <w:t>a felhasználóbarát kialakítása is segítségemre volt.</w:t>
      </w:r>
    </w:p>
    <w:p w14:paraId="6122C91B" w14:textId="03B20CFA" w:rsidR="00680FB6" w:rsidRDefault="00430CDF" w:rsidP="00430CDF">
      <w:r>
        <w:t xml:space="preserve">A szervereket, amiket virtuális számítógépekként manifesztáltam, az Oracle VirtualBox </w:t>
      </w:r>
      <w:sdt>
        <w:sdtPr>
          <w:id w:val="-1569878657"/>
          <w:citation/>
        </w:sdtPr>
        <w:sdtEndPr/>
        <w:sdtContent>
          <w:r w:rsidR="00743ED3">
            <w:fldChar w:fldCharType="begin"/>
          </w:r>
          <w:r w:rsidR="00743ED3">
            <w:instrText xml:space="preserve"> CITATION vbox \l 1038 </w:instrText>
          </w:r>
          <w:r w:rsidR="00743ED3">
            <w:fldChar w:fldCharType="separate"/>
          </w:r>
          <w:r w:rsidR="00BA455C">
            <w:rPr>
              <w:noProof/>
            </w:rPr>
            <w:t>[8]</w:t>
          </w:r>
          <w:r w:rsidR="00743ED3">
            <w:fldChar w:fldCharType="end"/>
          </w:r>
        </w:sdtContent>
      </w:sdt>
      <w:r>
        <w:t xml:space="preserve"> segítségével futtattam a saját, </w:t>
      </w:r>
      <w:r w:rsidRPr="00124E80">
        <w:rPr>
          <w:i/>
          <w:iCs/>
          <w:lang w:val="en-GB"/>
        </w:rPr>
        <w:t>Ubuntu 22.04.1 LTS Desktop</w:t>
      </w:r>
      <w:r>
        <w:t xml:space="preserve"> operációs rendszert futtató laptopomon. </w:t>
      </w:r>
      <w:r w:rsidR="00FE63CB">
        <w:t>Jóllehet</w:t>
      </w:r>
      <w:r>
        <w:t xml:space="preserve"> saját laptopom nem rendelkezik olyan tulajdonságú erőforrásokkal, mint egy bérelhető szerver egy szerverparkban, </w:t>
      </w:r>
      <w:r w:rsidR="29056C9B">
        <w:t>a célnak teljes mértékben megfelel</w:t>
      </w:r>
      <w:r w:rsidR="00265D1F">
        <w:t>,</w:t>
      </w:r>
      <w:r w:rsidR="29056C9B">
        <w:t xml:space="preserve"> </w:t>
      </w:r>
      <w:r w:rsidR="00265D1F">
        <w:t>é</w:t>
      </w:r>
      <w:r>
        <w:t xml:space="preserve">s </w:t>
      </w:r>
      <w:r w:rsidR="00265D1F">
        <w:t>nagys</w:t>
      </w:r>
      <w:r w:rsidR="00F714FB">
        <w:t>ágrendekkel</w:t>
      </w:r>
      <w:r>
        <w:t xml:space="preserve"> olcsóbb az üzemeltetése</w:t>
      </w:r>
      <w:r w:rsidR="00F714FB">
        <w:t>.</w:t>
      </w:r>
    </w:p>
    <w:p w14:paraId="034238CB" w14:textId="77777777" w:rsidR="008F7C33" w:rsidRDefault="00AC5EE4" w:rsidP="008F7C33">
      <w:pPr>
        <w:pStyle w:val="Kp"/>
      </w:pPr>
      <w:r w:rsidRPr="00AC5EE4">
        <w:rPr>
          <w:noProof/>
        </w:rPr>
        <w:drawing>
          <wp:inline distT="0" distB="0" distL="0" distR="0" wp14:anchorId="58F9AC4B" wp14:editId="1E3022CA">
            <wp:extent cx="4320000" cy="2522709"/>
            <wp:effectExtent l="0" t="0" r="4445" b="0"/>
            <wp:docPr id="24" name="Kép 24" descr="A képen a PUTTY terminálablaka látsz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 PUTTY terminálablaka látszik."/>
                    <pic:cNvPicPr/>
                  </pic:nvPicPr>
                  <pic:blipFill>
                    <a:blip r:embed="rId32">
                      <a:extLst>
                        <a:ext uri="{28A0092B-C50C-407E-A947-70E740481C1C}">
                          <a14:useLocalDpi xmlns:a14="http://schemas.microsoft.com/office/drawing/2010/main" val="0"/>
                        </a:ext>
                      </a:extLst>
                    </a:blip>
                    <a:stretch>
                      <a:fillRect/>
                    </a:stretch>
                  </pic:blipFill>
                  <pic:spPr>
                    <a:xfrm>
                      <a:off x="0" y="0"/>
                      <a:ext cx="4320000" cy="2522709"/>
                    </a:xfrm>
                    <a:prstGeom prst="rect">
                      <a:avLst/>
                    </a:prstGeom>
                  </pic:spPr>
                </pic:pic>
              </a:graphicData>
            </a:graphic>
          </wp:inline>
        </w:drawing>
      </w:r>
    </w:p>
    <w:bookmarkStart w:id="33" w:name="putty_terminal_abra_sorszam"/>
    <w:bookmarkStart w:id="34" w:name="_Ref119153012"/>
    <w:p w14:paraId="2407EFDF" w14:textId="4E0DEAE7" w:rsidR="00AC5EE4" w:rsidRDefault="008F7C33" w:rsidP="008F7C33">
      <w:pPr>
        <w:pStyle w:val="Kpalrs"/>
      </w:pPr>
      <w:r>
        <w:fldChar w:fldCharType="begin"/>
      </w:r>
      <w:r>
        <w:instrText xml:space="preserve"> SEQ ábra \* ARABIC </w:instrText>
      </w:r>
      <w:r>
        <w:fldChar w:fldCharType="separate"/>
      </w:r>
      <w:r w:rsidR="00574CC1">
        <w:rPr>
          <w:noProof/>
        </w:rPr>
        <w:t>8</w:t>
      </w:r>
      <w:r>
        <w:fldChar w:fldCharType="end"/>
      </w:r>
      <w:bookmarkEnd w:id="33"/>
      <w:r>
        <w:t>. ábra</w:t>
      </w:r>
      <w:bookmarkEnd w:id="34"/>
      <w:r>
        <w:t xml:space="preserve"> </w:t>
      </w:r>
      <w:r w:rsidRPr="008F7C33">
        <w:t>A PUTTY terminálja</w:t>
      </w:r>
    </w:p>
    <w:p w14:paraId="38E81603" w14:textId="326939D1" w:rsidR="004F3075" w:rsidRDefault="00146EE8" w:rsidP="00146EE8">
      <w:r>
        <w:t xml:space="preserve">A </w:t>
      </w:r>
      <w:r w:rsidR="007654E5">
        <w:fldChar w:fldCharType="begin"/>
      </w:r>
      <w:r w:rsidR="007654E5">
        <w:instrText xml:space="preserve"> REF putty_terminal_abra_sorszam \h </w:instrText>
      </w:r>
      <w:r w:rsidR="007654E5">
        <w:fldChar w:fldCharType="separate"/>
      </w:r>
      <w:r w:rsidR="00574CC1">
        <w:rPr>
          <w:noProof/>
        </w:rPr>
        <w:t>8</w:t>
      </w:r>
      <w:r w:rsidR="007654E5">
        <w:fldChar w:fldCharType="end"/>
      </w:r>
      <w:r w:rsidR="007654E5">
        <w:t xml:space="preserve">. ábrán </w:t>
      </w:r>
      <w:r>
        <w:t>a PUTTY terminálablak</w:t>
      </w:r>
      <w:r w:rsidR="007654E5">
        <w:t>a látható</w:t>
      </w:r>
      <w:r>
        <w:t>, ilyen konzolos felületen értem el az összes szervert, amikkel dolgoztam a feladat megoldása során.</w:t>
      </w:r>
    </w:p>
    <w:p w14:paraId="5CCBA6C4" w14:textId="7918A92F" w:rsidR="00146EE8" w:rsidRDefault="00146EE8" w:rsidP="00146EE8">
      <w:r>
        <w:t xml:space="preserve">(Megjegyzés a </w:t>
      </w:r>
      <w:r w:rsidR="003173B9">
        <w:fldChar w:fldCharType="begin"/>
      </w:r>
      <w:r w:rsidR="003173B9">
        <w:instrText xml:space="preserve"> REF putty_terminal_abra_sorszam \h </w:instrText>
      </w:r>
      <w:r w:rsidR="003173B9">
        <w:fldChar w:fldCharType="separate"/>
      </w:r>
      <w:r w:rsidR="00574CC1">
        <w:rPr>
          <w:noProof/>
        </w:rPr>
        <w:t>8</w:t>
      </w:r>
      <w:r w:rsidR="003173B9">
        <w:fldChar w:fldCharType="end"/>
      </w:r>
      <w:r>
        <w:t xml:space="preserve">. ábrához: az ábrán látható, hogy </w:t>
      </w:r>
      <w:r w:rsidRPr="5DC642C8">
        <w:rPr>
          <w:i/>
          <w:iCs/>
        </w:rPr>
        <w:t>root</w:t>
      </w:r>
      <w:r>
        <w:t xml:space="preserve"> felhasználóként jelentkeztem be. Ez éles környezetben kerülendő, mivel súlyos biztonsági kockázatot jelent. Minekutána a fejlesztés során a rendszer nem kapcsolódott nyilvános hálózatra, csupán privát, belső hálózatra, valamint a feladat </w:t>
      </w:r>
      <w:r w:rsidRPr="5DC642C8">
        <w:rPr>
          <w:i/>
          <w:iCs/>
          <w:lang w:val="en-GB"/>
        </w:rPr>
        <w:t>proof of concept</w:t>
      </w:r>
      <w:r w:rsidR="003173B9">
        <w:rPr>
          <w:rStyle w:val="Lbjegyzet-hivatkozs"/>
        </w:rPr>
        <w:footnoteReference w:id="11"/>
      </w:r>
      <w:r w:rsidR="00AA3BA4">
        <w:t xml:space="preserve"> </w:t>
      </w:r>
      <w:r>
        <w:t>jellege miatt esetemben nem jelentett rizikófaktort, és egyszerűsítette a fejlesztési folyamatokat.)</w:t>
      </w:r>
    </w:p>
    <w:p w14:paraId="6FBB8A04" w14:textId="4DF30F59" w:rsidR="00146EE8" w:rsidRPr="00146EE8" w:rsidRDefault="00146EE8" w:rsidP="00146EE8">
      <w:r>
        <w:t>A Linux</w:t>
      </w:r>
      <w:r w:rsidR="0087377C">
        <w:t>-</w:t>
      </w:r>
      <w:r>
        <w:t>alapú operációs rendszerek szerverek tekintetében széleskörben használt rendszerek, mivel nagyon előnyös az alkalmazásuk nemcsak a méretük, hanem a telepíthető csomagok, valamint azok egyszerű telepíthetősége miatt is. Az APT</w:t>
      </w:r>
      <w:r w:rsidR="009A54A7">
        <w:rPr>
          <w:rStyle w:val="Lbjegyzet-hivatkozs"/>
        </w:rPr>
        <w:footnoteReference w:id="12"/>
      </w:r>
      <w:r>
        <w:t xml:space="preserve"> segítségével számtalan csomagot telepíthetünk egyetlen paranccsal kezdve adatbázisalkalmazásoktól, a webszervereken keresztül egészen a szórakoztatási céllal készített csomagokig.</w:t>
      </w:r>
    </w:p>
    <w:p w14:paraId="37C52DFF" w14:textId="30439B5E" w:rsidR="005A65BA" w:rsidRPr="005A65BA" w:rsidRDefault="00C05031" w:rsidP="009543EC">
      <w:pPr>
        <w:pStyle w:val="Cmsor3"/>
      </w:pPr>
      <w:bookmarkStart w:id="35" w:name="_Ref119152684"/>
      <w:bookmarkStart w:id="36" w:name="_Toc120874333"/>
      <w:r>
        <w:t>Adatbázisszerver</w:t>
      </w:r>
      <w:bookmarkEnd w:id="35"/>
      <w:bookmarkEnd w:id="36"/>
    </w:p>
    <w:p w14:paraId="49A3BDD9" w14:textId="24BAE315" w:rsidR="00F0730C" w:rsidRDefault="00F0730C" w:rsidP="00F0730C">
      <w:r>
        <w:t xml:space="preserve">Ahogy arra a korábbiakban </w:t>
      </w:r>
      <w:r w:rsidR="29056C9B">
        <w:t xml:space="preserve">már </w:t>
      </w:r>
      <w:r>
        <w:t xml:space="preserve">utaltam, az elosztott rendszer lényegében az adatbázisok elosztott volta miatt lesz elosztott rendszer. Az operatív szervereken ugyanaz a szolgáltatás fog futni, </w:t>
      </w:r>
      <w:r w:rsidR="00946A50">
        <w:t xml:space="preserve">a szerverek </w:t>
      </w:r>
      <w:r>
        <w:t>külön-külön mind rendelkezni fognak saját adatbázissal.</w:t>
      </w:r>
    </w:p>
    <w:p w14:paraId="29B71AA1" w14:textId="03DD93AC" w:rsidR="00F0730C" w:rsidRDefault="00EB5D7C" w:rsidP="00F0730C">
      <w:r>
        <w:t xml:space="preserve">Két dolog is indokolja azt, hogy minden szerveren külön adatbázisra van szükség. </w:t>
      </w:r>
      <w:commentRangeStart w:id="37"/>
      <w:r w:rsidR="005C0543">
        <w:t>Egyik ok</w:t>
      </w:r>
      <w:r w:rsidR="00F0730C">
        <w:t xml:space="preserve">, </w:t>
      </w:r>
      <w:r w:rsidR="005C0543">
        <w:t xml:space="preserve">hogy </w:t>
      </w:r>
      <w:commentRangeEnd w:id="37"/>
      <w:r w:rsidR="005C0543">
        <w:rPr>
          <w:rStyle w:val="Jegyzethivatkozs"/>
        </w:rPr>
        <w:commentReference w:id="37"/>
      </w:r>
      <w:r w:rsidR="00F0730C">
        <w:t>így minden szerver a saját adatbázisából tud olvasni, és mivel általánosságban kijelenthető, hogy olvasási kérésből több van, mint írásiból (gondoljunk bele: minden alkalommal, amikor megnyitjuk vagy frissítjük az oldalt, ki kell olvasni az adatbázisból a tartalmat), ezzel sok kérést tudunk elosztani a szerverek között.</w:t>
      </w:r>
    </w:p>
    <w:p w14:paraId="7085626F" w14:textId="5A4B966E" w:rsidR="00F0730C" w:rsidRDefault="00F0730C" w:rsidP="00F0730C">
      <w:r>
        <w:t xml:space="preserve">Amennyiben ezeket az adatbázisokat nem kapcsoljuk össze semmilyen módon, úgy csak néhány ugyanolyan operatív szerverünk lenne, melyek mind ugyanazt a szolgáltatást nyújtják, de </w:t>
      </w:r>
      <w:r w:rsidR="008C297E">
        <w:t xml:space="preserve">potenciálisan </w:t>
      </w:r>
      <w:r>
        <w:t>mindegyik más és más adatokat tartalmazna. Ahhoz, hogy mégis egy elosztott szolgáltatásról beszélhessünk, mely számos szerverből áll, amiknek a segítségével az erőforrásokat diverzifikálni, a teljesítményt pedig növelni tudjuk, össze kell kapcsolni az adatbázisokat oly módon, hogy azok szinkronizálva legyenek.</w:t>
      </w:r>
    </w:p>
    <w:p w14:paraId="481E3542" w14:textId="0F433B43" w:rsidR="00F0730C" w:rsidRDefault="00F0730C" w:rsidP="00F0730C">
      <w:r>
        <w:t xml:space="preserve">Az adatbázis szerver kiválasztása során a MySQL </w:t>
      </w:r>
      <w:sdt>
        <w:sdtPr>
          <w:id w:val="368509600"/>
          <w:citation/>
        </w:sdtPr>
        <w:sdtEndPr/>
        <w:sdtContent>
          <w:r>
            <w:fldChar w:fldCharType="begin"/>
          </w:r>
          <w:r>
            <w:instrText xml:space="preserve"> CITATION MySQL \l 1038 </w:instrText>
          </w:r>
          <w:r>
            <w:fldChar w:fldCharType="separate"/>
          </w:r>
          <w:r w:rsidR="00BA455C">
            <w:rPr>
              <w:noProof/>
            </w:rPr>
            <w:t>[9]</w:t>
          </w:r>
          <w:r>
            <w:fldChar w:fldCharType="end"/>
          </w:r>
        </w:sdtContent>
      </w:sdt>
      <w:r>
        <w:t xml:space="preserve"> mellett döntöttem, mivel széleskörben elterjedt szoftver, így az elérhető szakirodalom is bőséges.</w:t>
      </w:r>
    </w:p>
    <w:p w14:paraId="49EE0569" w14:textId="4B73DC46" w:rsidR="00F0730C" w:rsidRDefault="00F0730C" w:rsidP="00F0730C">
      <w:r>
        <w:t>A MySQL lehetőséget biztosít ú</w:t>
      </w:r>
      <w:r w:rsidR="00CC2C16">
        <w:t>n.</w:t>
      </w:r>
      <w:r>
        <w:t xml:space="preserve"> replikációs működés megvalósítására, mely lényegében pontosan megegyezik azzal a működéssel, </w:t>
      </w:r>
      <w:r w:rsidR="29056C9B">
        <w:t>amire</w:t>
      </w:r>
      <w:r>
        <w:t xml:space="preserve"> az elosztott rendszer épít. A replikációs működés alapja, hogy egy adatbázist egy másik adatbázis alapján hozunk létre, valamint működésüket is összekapcsoljuk.</w:t>
      </w:r>
    </w:p>
    <w:p w14:paraId="71CB3769" w14:textId="5389F032" w:rsidR="00C84242" w:rsidRDefault="00C84242" w:rsidP="00F0730C">
      <w:r>
        <w:t>A MySQL replikációs működése ugyanakkor</w:t>
      </w:r>
      <w:r w:rsidR="004D3964">
        <w:t xml:space="preserve"> alapértelmezett működését tekintve csak master-</w:t>
      </w:r>
      <w:r w:rsidR="00C678E8">
        <w:t xml:space="preserve">slave viszonylatban </w:t>
      </w:r>
      <w:r w:rsidR="00494C8B">
        <w:t>képes a replikációs működésre, slave-slave viszonylatban nem</w:t>
      </w:r>
      <w:commentRangeStart w:id="38"/>
      <w:r w:rsidR="00494C8B">
        <w:t>. Ez a másik oka annak, hogy minden szerver</w:t>
      </w:r>
      <w:r w:rsidR="004E4716">
        <w:t>en el kell helyeznünk egy-egy adatbázist.</w:t>
      </w:r>
      <w:commentRangeEnd w:id="38"/>
      <w:r w:rsidR="008F3A71">
        <w:rPr>
          <w:rStyle w:val="Jegyzethivatkozs"/>
        </w:rPr>
        <w:commentReference w:id="38"/>
      </w:r>
    </w:p>
    <w:p w14:paraId="657FD42B" w14:textId="085C01DC" w:rsidR="00F0730C" w:rsidRDefault="00F0730C" w:rsidP="00F0730C">
      <w:r>
        <w:t>Ilyen replikációs működésre sokféle felállást, topológiát vagy szcenáriót lehet adni példaként. A legegyszerűbb példa egy két szerverből álló topológia, mely topológiában az egyik szerver („A” szerver) ki van nevezve olyan szervernek, amely szerverbe ír mindkét szerver, illetve minden szerver a saját adatbázisából olvas. Ahhoz, hogy az adatok mindkét adatbázisban szinkronizálva legyenek, szükség van a replikációs működésre, amely automatikusan szinkronizálja az adatbázisok tartalmát.</w:t>
      </w:r>
    </w:p>
    <w:p w14:paraId="421CDBE4" w14:textId="77777777" w:rsidR="00AA3466" w:rsidRDefault="00AA3466" w:rsidP="00AA3466">
      <w:pPr>
        <w:pStyle w:val="Kp"/>
      </w:pPr>
      <w:r>
        <w:rPr>
          <w:noProof/>
        </w:rPr>
        <mc:AlternateContent>
          <mc:Choice Requires="wpc">
            <w:drawing>
              <wp:inline distT="0" distB="0" distL="0" distR="0" wp14:anchorId="30229375" wp14:editId="3F74A322">
                <wp:extent cx="5399405" cy="2571750"/>
                <wp:effectExtent l="0" t="0" r="0" b="0"/>
                <wp:docPr id="217" name="Vászon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Összekötő: szögletes 26"/>
                        <wps:cNvCnPr/>
                        <wps:spPr>
                          <a:xfrm>
                            <a:off x="1163370" y="571191"/>
                            <a:ext cx="500605" cy="187204"/>
                          </a:xfrm>
                          <a:prstGeom prst="bentConnector2">
                            <a:avLst/>
                          </a:prstGeom>
                          <a:noFill/>
                          <a:ln w="19050" cap="flat" cmpd="sng" algn="ctr">
                            <a:solidFill>
                              <a:sysClr val="windowText" lastClr="000000">
                                <a:lumMod val="75000"/>
                                <a:lumOff val="25000"/>
                              </a:sysClr>
                            </a:solidFill>
                            <a:prstDash val="solid"/>
                            <a:miter lim="800000"/>
                            <a:tailEnd type="triangle"/>
                          </a:ln>
                          <a:effectLst/>
                        </wps:spPr>
                        <wps:bodyPr/>
                      </wps:wsp>
                      <wps:wsp>
                        <wps:cNvPr id="27" name="Szövegdoboz 27"/>
                        <wps:cNvSpPr txBox="1"/>
                        <wps:spPr>
                          <a:xfrm>
                            <a:off x="0" y="1616782"/>
                            <a:ext cx="1080000" cy="259200"/>
                          </a:xfrm>
                          <a:prstGeom prst="rect">
                            <a:avLst/>
                          </a:prstGeom>
                          <a:noFill/>
                          <a:ln w="6350">
                            <a:noFill/>
                          </a:ln>
                        </wps:spPr>
                        <wps:txbx>
                          <w:txbxContent>
                            <w:p w14:paraId="6CD8FCA8" w14:textId="51188D17" w:rsidR="00AA3466" w:rsidRDefault="00AA3466" w:rsidP="00AA3466">
                              <w:pPr>
                                <w:pStyle w:val="Nincstrkz"/>
                                <w:jc w:val="center"/>
                              </w:pPr>
                              <w:r>
                                <w:t>Írás</w:t>
                              </w:r>
                              <w:r w:rsidR="005D1D21">
                                <w:t>i kérés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8" name="Csoportba foglalás 28"/>
                        <wpg:cNvGrpSpPr/>
                        <wpg:grpSpPr>
                          <a:xfrm>
                            <a:off x="1124380" y="306351"/>
                            <a:ext cx="1080000" cy="1080000"/>
                            <a:chOff x="1124380" y="1034086"/>
                            <a:chExt cx="1080000" cy="1080000"/>
                          </a:xfrm>
                        </wpg:grpSpPr>
                        <pic:pic xmlns:pic="http://schemas.openxmlformats.org/drawingml/2006/picture">
                          <pic:nvPicPr>
                            <pic:cNvPr id="29" name="Ábra 29" descr="Adatbázis egyszínű kitöltéssel"/>
                            <pic:cNvPicPr>
                              <a:picLocks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1394100" y="1486130"/>
                              <a:ext cx="539750" cy="539750"/>
                            </a:xfrm>
                            <a:prstGeom prst="rect">
                              <a:avLst/>
                            </a:prstGeom>
                          </pic:spPr>
                        </pic:pic>
                        <wps:wsp>
                          <wps:cNvPr id="52" name="Téglalap: lekerekített 52"/>
                          <wps:cNvSpPr/>
                          <wps:spPr>
                            <a:xfrm>
                              <a:off x="1124380" y="1034086"/>
                              <a:ext cx="1080000" cy="1080000"/>
                            </a:xfrm>
                            <a:prstGeom prst="roundRect">
                              <a:avLst/>
                            </a:prstGeom>
                            <a:noFill/>
                            <a:ln w="12700" cap="flat" cmpd="sng" algn="ctr">
                              <a:solidFill>
                                <a:sysClr val="windowText" lastClr="000000">
                                  <a:lumMod val="75000"/>
                                  <a:lumOff val="25000"/>
                                </a:sysClr>
                              </a:solidFill>
                              <a:prstDash val="sysDash"/>
                              <a:miter lim="800000"/>
                            </a:ln>
                            <a:effectLst/>
                          </wps:spPr>
                          <wps:txbx>
                            <w:txbxContent>
                              <w:p w14:paraId="4C20A62B" w14:textId="77777777" w:rsidR="00AA3466" w:rsidRDefault="00AA3466" w:rsidP="00AA3466">
                                <w:pPr>
                                  <w:rPr>
                                    <w:rFonts w:eastAsia="Calibri" w:cs="Calibri"/>
                                  </w:rPr>
                                </w:pPr>
                                <w:r>
                                  <w:rPr>
                                    <w:rFonts w:eastAsia="Calibri" w:cs="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3" name="Csoportba foglalás 63"/>
                        <wpg:cNvGrpSpPr/>
                        <wpg:grpSpPr>
                          <a:xfrm>
                            <a:off x="3207169" y="297723"/>
                            <a:ext cx="1080000" cy="1080000"/>
                            <a:chOff x="3207169" y="1025458"/>
                            <a:chExt cx="1080000" cy="1080000"/>
                          </a:xfrm>
                        </wpg:grpSpPr>
                        <pic:pic xmlns:pic="http://schemas.openxmlformats.org/drawingml/2006/picture">
                          <pic:nvPicPr>
                            <pic:cNvPr id="192" name="Ábra 192" descr="Adatbázis egyszínű kitöltéssel"/>
                            <pic:cNvPicPr>
                              <a:picLocks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3476759" y="1484953"/>
                              <a:ext cx="540000" cy="540000"/>
                            </a:xfrm>
                            <a:prstGeom prst="rect">
                              <a:avLst/>
                            </a:prstGeom>
                          </pic:spPr>
                        </pic:pic>
                        <wps:wsp>
                          <wps:cNvPr id="194" name="Téglalap: lekerekített 194"/>
                          <wps:cNvSpPr/>
                          <wps:spPr>
                            <a:xfrm>
                              <a:off x="3207169" y="1025458"/>
                              <a:ext cx="1080000" cy="1080000"/>
                            </a:xfrm>
                            <a:prstGeom prst="roundRect">
                              <a:avLst/>
                            </a:prstGeom>
                            <a:noFill/>
                            <a:ln w="12700" cap="flat" cmpd="sng" algn="ctr">
                              <a:solidFill>
                                <a:sysClr val="windowText" lastClr="000000">
                                  <a:lumMod val="75000"/>
                                  <a:lumOff val="25000"/>
                                </a:sysClr>
                              </a:solidFill>
                              <a:prstDash val="sysDash"/>
                              <a:miter lim="800000"/>
                            </a:ln>
                            <a:effectLst/>
                          </wps:spPr>
                          <wps:txbx>
                            <w:txbxContent>
                              <w:p w14:paraId="0905AEF2" w14:textId="77777777" w:rsidR="00AA3466" w:rsidRDefault="00AA3466" w:rsidP="00AA3466">
                                <w:pPr>
                                  <w:rPr>
                                    <w:rFonts w:eastAsia="Calibri" w:cs="Calibri"/>
                                  </w:rPr>
                                </w:pPr>
                                <w:r>
                                  <w:rPr>
                                    <w:rFonts w:eastAsia="Calibri" w:cs="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00" name="Egyenes összekötő nyíllal 200"/>
                        <wps:cNvCnPr/>
                        <wps:spPr>
                          <a:xfrm>
                            <a:off x="362154" y="571191"/>
                            <a:ext cx="720000" cy="0"/>
                          </a:xfrm>
                          <a:prstGeom prst="straightConnector1">
                            <a:avLst/>
                          </a:prstGeom>
                          <a:noFill/>
                          <a:ln w="19050" cap="flat" cmpd="sng" algn="ctr">
                            <a:solidFill>
                              <a:sysClr val="windowText" lastClr="000000">
                                <a:lumMod val="75000"/>
                                <a:lumOff val="25000"/>
                              </a:sysClr>
                            </a:solidFill>
                            <a:prstDash val="solid"/>
                            <a:miter lim="800000"/>
                            <a:tailEnd type="triangle"/>
                          </a:ln>
                          <a:effectLst/>
                        </wps:spPr>
                        <wps:bodyPr/>
                      </wps:wsp>
                      <wps:wsp>
                        <wps:cNvPr id="201" name="Egyenes összekötő nyíllal 201"/>
                        <wps:cNvCnPr/>
                        <wps:spPr>
                          <a:xfrm>
                            <a:off x="362154" y="1142577"/>
                            <a:ext cx="720000" cy="0"/>
                          </a:xfrm>
                          <a:prstGeom prst="straightConnector1">
                            <a:avLst/>
                          </a:prstGeom>
                          <a:noFill/>
                          <a:ln w="19050" cap="flat" cmpd="sng" algn="ctr">
                            <a:solidFill>
                              <a:sysClr val="windowText" lastClr="000000">
                                <a:lumMod val="75000"/>
                                <a:lumOff val="25000"/>
                              </a:sysClr>
                            </a:solidFill>
                            <a:prstDash val="dash"/>
                            <a:miter lim="800000"/>
                            <a:tailEnd type="triangle"/>
                          </a:ln>
                          <a:effectLst/>
                        </wps:spPr>
                        <wps:bodyPr/>
                      </wps:wsp>
                      <wps:wsp>
                        <wps:cNvPr id="202" name="Összekötő: szögletes 202"/>
                        <wps:cNvCnPr/>
                        <wps:spPr>
                          <a:xfrm rot="10800000" flipV="1">
                            <a:off x="1663975" y="621233"/>
                            <a:ext cx="2591154" cy="137162"/>
                          </a:xfrm>
                          <a:prstGeom prst="bentConnector2">
                            <a:avLst/>
                          </a:prstGeom>
                          <a:noFill/>
                          <a:ln w="19050" cap="flat" cmpd="sng" algn="ctr">
                            <a:solidFill>
                              <a:sysClr val="windowText" lastClr="000000">
                                <a:lumMod val="75000"/>
                                <a:lumOff val="25000"/>
                              </a:sysClr>
                            </a:solidFill>
                            <a:prstDash val="solid"/>
                            <a:miter lim="800000"/>
                            <a:tailEnd type="triangle"/>
                          </a:ln>
                          <a:effectLst/>
                        </wps:spPr>
                        <wps:bodyPr/>
                      </wps:wsp>
                      <wps:wsp>
                        <wps:cNvPr id="206" name="Összekötő: szögletes 206"/>
                        <wps:cNvCnPr/>
                        <wps:spPr>
                          <a:xfrm flipV="1">
                            <a:off x="1163370" y="1028270"/>
                            <a:ext cx="230730" cy="114307"/>
                          </a:xfrm>
                          <a:prstGeom prst="bentConnector3">
                            <a:avLst>
                              <a:gd name="adj1" fmla="val 30381"/>
                            </a:avLst>
                          </a:prstGeom>
                          <a:noFill/>
                          <a:ln w="19050" cap="flat" cmpd="sng" algn="ctr">
                            <a:solidFill>
                              <a:sysClr val="windowText" lastClr="000000">
                                <a:lumMod val="75000"/>
                                <a:lumOff val="25000"/>
                              </a:sysClr>
                            </a:solidFill>
                            <a:prstDash val="sysDash"/>
                            <a:miter lim="800000"/>
                            <a:tailEnd type="triangle"/>
                          </a:ln>
                          <a:effectLst/>
                        </wps:spPr>
                        <wps:bodyPr/>
                      </wps:wsp>
                      <wps:wsp>
                        <wps:cNvPr id="207" name="Összekötő: szögletes 207"/>
                        <wps:cNvCnPr/>
                        <wps:spPr>
                          <a:xfrm rot="10800000">
                            <a:off x="4016760" y="1027218"/>
                            <a:ext cx="238369" cy="87060"/>
                          </a:xfrm>
                          <a:prstGeom prst="bentConnector3">
                            <a:avLst>
                              <a:gd name="adj1" fmla="val 50000"/>
                            </a:avLst>
                          </a:prstGeom>
                          <a:noFill/>
                          <a:ln w="19050" cap="flat" cmpd="sng" algn="ctr">
                            <a:solidFill>
                              <a:sysClr val="windowText" lastClr="000000">
                                <a:lumMod val="75000"/>
                                <a:lumOff val="25000"/>
                              </a:sysClr>
                            </a:solidFill>
                            <a:prstDash val="sysDash"/>
                            <a:miter lim="800000"/>
                            <a:tailEnd type="triangle"/>
                          </a:ln>
                          <a:effectLst/>
                        </wps:spPr>
                        <wps:bodyPr/>
                      </wps:wsp>
                      <wps:wsp>
                        <wps:cNvPr id="208" name="Egyenes összekötő nyíllal 208"/>
                        <wps:cNvCnPr/>
                        <wps:spPr>
                          <a:xfrm flipH="1">
                            <a:off x="4332436" y="621231"/>
                            <a:ext cx="720000" cy="0"/>
                          </a:xfrm>
                          <a:prstGeom prst="straightConnector1">
                            <a:avLst/>
                          </a:prstGeom>
                          <a:noFill/>
                          <a:ln w="19050" cap="flat" cmpd="sng" algn="ctr">
                            <a:solidFill>
                              <a:sysClr val="windowText" lastClr="000000">
                                <a:lumMod val="75000"/>
                                <a:lumOff val="25000"/>
                              </a:sysClr>
                            </a:solidFill>
                            <a:prstDash val="solid"/>
                            <a:miter lim="800000"/>
                            <a:tailEnd type="triangle"/>
                          </a:ln>
                          <a:effectLst/>
                        </wps:spPr>
                        <wps:bodyPr/>
                      </wps:wsp>
                      <wps:wsp>
                        <wps:cNvPr id="209" name="Egyenes összekötő nyíllal 209"/>
                        <wps:cNvCnPr/>
                        <wps:spPr>
                          <a:xfrm flipH="1">
                            <a:off x="4332436" y="1114278"/>
                            <a:ext cx="720000" cy="0"/>
                          </a:xfrm>
                          <a:prstGeom prst="straightConnector1">
                            <a:avLst/>
                          </a:prstGeom>
                          <a:noFill/>
                          <a:ln w="19050" cap="flat" cmpd="sng" algn="ctr">
                            <a:solidFill>
                              <a:sysClr val="windowText" lastClr="000000">
                                <a:lumMod val="75000"/>
                                <a:lumOff val="25000"/>
                              </a:sysClr>
                            </a:solidFill>
                            <a:prstDash val="dash"/>
                            <a:miter lim="800000"/>
                            <a:tailEnd type="triangle"/>
                          </a:ln>
                          <a:effectLst/>
                        </wps:spPr>
                        <wps:bodyPr/>
                      </wps:wsp>
                      <wps:wsp>
                        <wps:cNvPr id="210" name="Egyenes összekötő nyíllal 210"/>
                        <wps:cNvCnPr/>
                        <wps:spPr>
                          <a:xfrm>
                            <a:off x="294" y="1887050"/>
                            <a:ext cx="1080000" cy="0"/>
                          </a:xfrm>
                          <a:prstGeom prst="straightConnector1">
                            <a:avLst/>
                          </a:prstGeom>
                          <a:noFill/>
                          <a:ln w="19050" cap="flat" cmpd="sng" algn="ctr">
                            <a:solidFill>
                              <a:sysClr val="windowText" lastClr="000000">
                                <a:lumMod val="75000"/>
                                <a:lumOff val="25000"/>
                              </a:sysClr>
                            </a:solidFill>
                            <a:prstDash val="solid"/>
                            <a:miter lim="800000"/>
                            <a:tailEnd type="triangle"/>
                          </a:ln>
                          <a:effectLst/>
                        </wps:spPr>
                        <wps:bodyPr/>
                      </wps:wsp>
                      <wps:wsp>
                        <wps:cNvPr id="211" name="Egyenes összekötő nyíllal 211"/>
                        <wps:cNvCnPr/>
                        <wps:spPr>
                          <a:xfrm>
                            <a:off x="294" y="2150732"/>
                            <a:ext cx="1080000" cy="0"/>
                          </a:xfrm>
                          <a:prstGeom prst="straightConnector1">
                            <a:avLst/>
                          </a:prstGeom>
                          <a:noFill/>
                          <a:ln w="19050" cap="flat" cmpd="sng" algn="ctr">
                            <a:solidFill>
                              <a:sysClr val="windowText" lastClr="000000">
                                <a:lumMod val="75000"/>
                                <a:lumOff val="25000"/>
                              </a:sysClr>
                            </a:solidFill>
                            <a:prstDash val="dash"/>
                            <a:miter lim="800000"/>
                            <a:tailEnd type="triangle"/>
                          </a:ln>
                          <a:effectLst/>
                        </wps:spPr>
                        <wps:bodyPr/>
                      </wps:wsp>
                      <wps:wsp>
                        <wps:cNvPr id="212" name="Szövegdoboz 200"/>
                        <wps:cNvSpPr txBox="1"/>
                        <wps:spPr>
                          <a:xfrm>
                            <a:off x="0" y="1881345"/>
                            <a:ext cx="1080000" cy="257810"/>
                          </a:xfrm>
                          <a:prstGeom prst="rect">
                            <a:avLst/>
                          </a:prstGeom>
                          <a:noFill/>
                          <a:ln w="6350">
                            <a:noFill/>
                          </a:ln>
                        </wps:spPr>
                        <wps:txbx>
                          <w:txbxContent>
                            <w:p w14:paraId="5C69653F" w14:textId="37E6D24A" w:rsidR="00AA3466" w:rsidRDefault="00AA3466" w:rsidP="00AA3466">
                              <w:pPr>
                                <w:pStyle w:val="Nincstrkz"/>
                                <w:jc w:val="center"/>
                              </w:pPr>
                              <w:r>
                                <w:t>Olvasás</w:t>
                              </w:r>
                              <w:r w:rsidR="005D1D21">
                                <w:t>i kérés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zövegdoboz 213"/>
                        <wps:cNvSpPr txBox="1"/>
                        <wps:spPr>
                          <a:xfrm>
                            <a:off x="1124380" y="1069"/>
                            <a:ext cx="1079999" cy="287600"/>
                          </a:xfrm>
                          <a:prstGeom prst="rect">
                            <a:avLst/>
                          </a:prstGeom>
                          <a:noFill/>
                          <a:ln w="6350">
                            <a:noFill/>
                          </a:ln>
                        </wps:spPr>
                        <wps:txbx>
                          <w:txbxContent>
                            <w:p w14:paraId="7A470379" w14:textId="77777777" w:rsidR="00AA3466" w:rsidRDefault="00AA3466" w:rsidP="00AA3466">
                              <w:pPr>
                                <w:pStyle w:val="Nincstrkz"/>
                              </w:pPr>
                              <w:r>
                                <w:t>„A” szerver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Szövegdoboz 282"/>
                        <wps:cNvSpPr txBox="1"/>
                        <wps:spPr>
                          <a:xfrm>
                            <a:off x="3208383" y="0"/>
                            <a:ext cx="1079500" cy="287020"/>
                          </a:xfrm>
                          <a:prstGeom prst="rect">
                            <a:avLst/>
                          </a:prstGeom>
                          <a:noFill/>
                          <a:ln w="6350">
                            <a:noFill/>
                          </a:ln>
                        </wps:spPr>
                        <wps:txbx>
                          <w:txbxContent>
                            <w:p w14:paraId="3E86A12A" w14:textId="77777777" w:rsidR="00AA3466" w:rsidRDefault="00AA3466" w:rsidP="00AA3466">
                              <w:pPr>
                                <w:pStyle w:val="Nincstrkz"/>
                              </w:pPr>
                              <w:r>
                                <w:t>„B” szerver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Összekötő: szögletes 215"/>
                        <wps:cNvCnPr/>
                        <wps:spPr>
                          <a:xfrm rot="5400000" flipH="1" flipV="1">
                            <a:off x="2704903" y="256290"/>
                            <a:ext cx="927" cy="2082784"/>
                          </a:xfrm>
                          <a:prstGeom prst="bentConnector3">
                            <a:avLst>
                              <a:gd name="adj1" fmla="val -56855663"/>
                            </a:avLst>
                          </a:prstGeom>
                          <a:noFill/>
                          <a:ln w="19050" cap="flat" cmpd="sng" algn="ctr">
                            <a:solidFill>
                              <a:sysClr val="windowText" lastClr="000000">
                                <a:lumMod val="75000"/>
                                <a:lumOff val="25000"/>
                              </a:sysClr>
                            </a:solidFill>
                            <a:prstDash val="lgDashDot"/>
                            <a:miter lim="800000"/>
                          </a:ln>
                          <a:effectLst/>
                        </wps:spPr>
                        <wps:bodyPr/>
                      </wps:wsp>
                      <wps:wsp>
                        <wps:cNvPr id="216" name="Szövegdoboz 200"/>
                        <wps:cNvSpPr txBox="1"/>
                        <wps:spPr>
                          <a:xfrm>
                            <a:off x="1663976" y="1558265"/>
                            <a:ext cx="2082784" cy="273050"/>
                          </a:xfrm>
                          <a:prstGeom prst="rect">
                            <a:avLst/>
                          </a:prstGeom>
                          <a:noFill/>
                          <a:ln w="6350">
                            <a:noFill/>
                          </a:ln>
                        </wps:spPr>
                        <wps:txbx>
                          <w:txbxContent>
                            <w:p w14:paraId="63AA0F89" w14:textId="77777777" w:rsidR="00AA3466" w:rsidRDefault="00AA3466" w:rsidP="00AA3466">
                              <w:pPr>
                                <w:pStyle w:val="Nincstrkz"/>
                                <w:jc w:val="center"/>
                              </w:pPr>
                              <w:r>
                                <w:t>Replikáció</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0229375" id="Vászon 217" o:spid="_x0000_s1105" editas="canvas" style="width:425.15pt;height:202.5pt;mso-position-horizontal-relative:char;mso-position-vertical-relative:line" coordsize="53994,2571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">
                <v:shape id="_x0000_s1106" type="#_x0000_t75" style="position:absolute;width:53994;height:25717;visibility:visible;mso-wrap-style:square" filled="t">
                  <v:fill o:detectmouseclick="t"/>
                  <v:path o:connecttype="none"/>
                </v:shape>
                <v:shapetype id="_x0000_t33" coordsize="21600,21600" o:spt="33" o:oned="t" path="m,l21600,r,21600e" filled="f">
                  <v:stroke joinstyle="miter"/>
                  <v:path arrowok="t" fillok="f" o:connecttype="none"/>
                  <o:lock v:ext="edit" shapetype="t"/>
                </v:shapetype>
                <v:shape id="Összekötő: szögletes 26" o:spid="_x0000_s1107" type="#_x0000_t33" style="position:absolute;left:11633;top:5711;width:5006;height:18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" strokecolor="#404040" strokeweight="1.5pt">
                  <v:stroke endarrow="block"/>
                </v:shape>
                <v:shape id="Szövegdoboz 27" o:spid="_x0000_s1108" type="#_x0000_t202" style="position:absolute;top:16167;width:1080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6CD8FCA8" w14:textId="51188D17" w:rsidR="00AA3466" w:rsidRDefault="00AA3466" w:rsidP="00AA3466">
                        <w:pPr>
                          <w:pStyle w:val="Nincstrkz"/>
                          <w:jc w:val="center"/>
                        </w:pPr>
                        <w:r>
                          <w:t>Írás</w:t>
                        </w:r>
                        <w:r w:rsidR="005D1D21">
                          <w:t>i kérés</w:t>
                        </w:r>
                      </w:p>
                    </w:txbxContent>
                  </v:textbox>
                </v:shape>
                <v:group id="Csoportba foglalás 28" o:spid="_x0000_s1109" style="position:absolute;left:11243;top:3063;width:10800;height:10800" coordorigin="11243,1034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Ábra 29" o:spid="_x0000_s1110" type="#_x0000_t75" alt="Adatbázis egyszínű kitöltéssel" style="position:absolute;left:13941;top:14861;width:5397;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">
                    <v:imagedata r:id="rId35" o:title="Adatbázis egyszínű kitöltéssel"/>
                  </v:shape>
                  <v:roundrect id="Téglalap: lekerekített 52" o:spid="_x0000_s1111" style="position:absolute;left:11243;top:10340;width:10800;height:10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" filled="f" strokecolor="#404040" strokeweight="1pt">
                    <v:stroke dashstyle="3 1" joinstyle="miter"/>
                    <v:textbox>
                      <w:txbxContent>
                        <w:p w14:paraId="4C20A62B" w14:textId="77777777" w:rsidR="00AA3466" w:rsidRDefault="00AA3466" w:rsidP="00AA3466">
                          <w:pPr>
                            <w:rPr>
                              <w:rFonts w:eastAsia="Calibri" w:cs="Calibri"/>
                            </w:rPr>
                          </w:pPr>
                          <w:r>
                            <w:rPr>
                              <w:rFonts w:eastAsia="Calibri" w:cs="Calibri"/>
                            </w:rPr>
                            <w:t> </w:t>
                          </w:r>
                        </w:p>
                      </w:txbxContent>
                    </v:textbox>
                  </v:roundrect>
                </v:group>
                <v:group id="Csoportba foglalás 63" o:spid="_x0000_s1112" style="position:absolute;left:32071;top:2977;width:10800;height:10800" coordorigin="32071,10254"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Ábra 192" o:spid="_x0000_s1113" type="#_x0000_t75" alt="Adatbázis egyszínű kitöltéssel" style="position:absolute;left:34767;top:14849;width:5400;height: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">
                    <v:imagedata r:id="rId35" o:title="Adatbázis egyszínű kitöltéssel"/>
                  </v:shape>
                  <v:roundrect id="Téglalap: lekerekített 194" o:spid="_x0000_s1114" style="position:absolute;left:32071;top:10254;width:10800;height:10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" filled="f" strokecolor="#404040" strokeweight="1pt">
                    <v:stroke dashstyle="3 1" joinstyle="miter"/>
                    <v:textbox>
                      <w:txbxContent>
                        <w:p w14:paraId="0905AEF2" w14:textId="77777777" w:rsidR="00AA3466" w:rsidRDefault="00AA3466" w:rsidP="00AA3466">
                          <w:pPr>
                            <w:rPr>
                              <w:rFonts w:eastAsia="Calibri" w:cs="Calibri"/>
                            </w:rPr>
                          </w:pPr>
                          <w:r>
                            <w:rPr>
                              <w:rFonts w:eastAsia="Calibri" w:cs="Calibri"/>
                            </w:rPr>
                            <w:t> </w:t>
                          </w:r>
                        </w:p>
                      </w:txbxContent>
                    </v:textbox>
                  </v:roundrect>
                </v:group>
                <v:shape id="Egyenes összekötő nyíllal 200" o:spid="_x0000_s1115" type="#_x0000_t32" style="position:absolute;left:3621;top:5711;width:7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" strokecolor="#404040" strokeweight="1.5pt">
                  <v:stroke endarrow="block" joinstyle="miter"/>
                </v:shape>
                <v:shape id="Egyenes összekötő nyíllal 201" o:spid="_x0000_s1116" type="#_x0000_t32" style="position:absolute;left:3621;top:11425;width:7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" strokecolor="#404040" strokeweight="1.5pt">
                  <v:stroke dashstyle="dash" endarrow="block" joinstyle="miter"/>
                </v:shape>
                <v:shape id="Összekötő: szögletes 202" o:spid="_x0000_s1117" type="#_x0000_t33" style="position:absolute;left:16639;top:6212;width:25912;height:137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" strokecolor="#404040"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Összekötő: szögletes 206" o:spid="_x0000_s1118" type="#_x0000_t34" style="position:absolute;left:11633;top:10282;width:2308;height:11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" adj="6562" strokecolor="#404040" strokeweight="1.5pt">
                  <v:stroke dashstyle="3 1" endarrow="block"/>
                </v:shape>
                <v:shape id="Összekötő: szögletes 207" o:spid="_x0000_s1119" type="#_x0000_t34" style="position:absolute;left:40167;top:10272;width:2384;height:87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" strokecolor="#404040" strokeweight="1.5pt">
                  <v:stroke dashstyle="3 1" endarrow="block"/>
                </v:shape>
                <v:shape id="Egyenes összekötő nyíllal 208" o:spid="_x0000_s1120" type="#_x0000_t32" style="position:absolute;left:43324;top:6212;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" strokecolor="#404040" strokeweight="1.5pt">
                  <v:stroke endarrow="block" joinstyle="miter"/>
                </v:shape>
                <v:shape id="Egyenes összekötő nyíllal 209" o:spid="_x0000_s1121" type="#_x0000_t32" style="position:absolute;left:43324;top:11142;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" strokecolor="#404040" strokeweight="1.5pt">
                  <v:stroke dashstyle="dash" endarrow="block" joinstyle="miter"/>
                </v:shape>
                <v:shape id="Egyenes összekötő nyíllal 210" o:spid="_x0000_s1122" type="#_x0000_t32" style="position:absolute;left:2;top:18870;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" strokecolor="#404040" strokeweight="1.5pt">
                  <v:stroke endarrow="block" joinstyle="miter"/>
                </v:shape>
                <v:shape id="Egyenes összekötő nyíllal 211" o:spid="_x0000_s1123" type="#_x0000_t32" style="position:absolute;left:2;top:21507;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" strokecolor="#404040" strokeweight="1.5pt">
                  <v:stroke dashstyle="dash" endarrow="block" joinstyle="miter"/>
                </v:shape>
                <v:shape id="Szövegdoboz 200" o:spid="_x0000_s1124" type="#_x0000_t202" style="position:absolute;top:18813;width:1080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14:paraId="5C69653F" w14:textId="37E6D24A" w:rsidR="00AA3466" w:rsidRDefault="00AA3466" w:rsidP="00AA3466">
                        <w:pPr>
                          <w:pStyle w:val="Nincstrkz"/>
                          <w:jc w:val="center"/>
                        </w:pPr>
                        <w:r>
                          <w:t>Olvasás</w:t>
                        </w:r>
                        <w:r w:rsidR="005D1D21">
                          <w:t>i kérés</w:t>
                        </w:r>
                      </w:p>
                    </w:txbxContent>
                  </v:textbox>
                </v:shape>
                <v:shape id="Szövegdoboz 213" o:spid="_x0000_s1125" type="#_x0000_t202" style="position:absolute;left:11243;top:10;width:1080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7A470379" w14:textId="77777777" w:rsidR="00AA3466" w:rsidRDefault="00AA3466" w:rsidP="00AA3466">
                        <w:pPr>
                          <w:pStyle w:val="Nincstrkz"/>
                        </w:pPr>
                        <w:r>
                          <w:t>„A” szerver</w:t>
                        </w:r>
                      </w:p>
                    </w:txbxContent>
                  </v:textbox>
                </v:shape>
                <v:shape id="Szövegdoboz 282" o:spid="_x0000_s1126" type="#_x0000_t202" style="position:absolute;left:32083;width:1079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3E86A12A" w14:textId="77777777" w:rsidR="00AA3466" w:rsidRDefault="00AA3466" w:rsidP="00AA3466">
                        <w:pPr>
                          <w:pStyle w:val="Nincstrkz"/>
                        </w:pPr>
                        <w:r>
                          <w:t>„B” szerver</w:t>
                        </w:r>
                      </w:p>
                    </w:txbxContent>
                  </v:textbox>
                </v:shape>
                <v:shape id="Összekötő: szögletes 215" o:spid="_x0000_s1127" type="#_x0000_t34" style="position:absolute;left:27048;top:2563;width:9;height:2082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" adj="-12280823" strokecolor="#404040" strokeweight="1.5pt">
                  <v:stroke dashstyle="longDashDot"/>
                </v:shape>
                <v:shape id="Szövegdoboz 200" o:spid="_x0000_s1128" type="#_x0000_t202" style="position:absolute;left:16639;top:15582;width:2082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63AA0F89" w14:textId="77777777" w:rsidR="00AA3466" w:rsidRDefault="00AA3466" w:rsidP="00AA3466">
                        <w:pPr>
                          <w:pStyle w:val="Nincstrkz"/>
                          <w:jc w:val="center"/>
                        </w:pPr>
                        <w:r>
                          <w:t>Replikáció</w:t>
                        </w:r>
                      </w:p>
                    </w:txbxContent>
                  </v:textbox>
                </v:shape>
                <w10:anchorlock/>
              </v:group>
            </w:pict>
          </mc:Fallback>
        </mc:AlternateContent>
      </w:r>
    </w:p>
    <w:bookmarkStart w:id="39" w:name="_Ref119158246"/>
    <w:p w14:paraId="4CC00540" w14:textId="74C95B34" w:rsidR="00F0730C" w:rsidRDefault="00AA3466" w:rsidP="00566985">
      <w:pPr>
        <w:pStyle w:val="Kpalrs"/>
      </w:pPr>
      <w:r>
        <w:fldChar w:fldCharType="begin"/>
      </w:r>
      <w:r>
        <w:instrText xml:space="preserve"> SEQ ábra \* ARABIC </w:instrText>
      </w:r>
      <w:r>
        <w:fldChar w:fldCharType="separate"/>
      </w:r>
      <w:r w:rsidR="00574CC1">
        <w:rPr>
          <w:noProof/>
        </w:rPr>
        <w:t>9</w:t>
      </w:r>
      <w:r>
        <w:fldChar w:fldCharType="end"/>
      </w:r>
      <w:r>
        <w:t>. ábra</w:t>
      </w:r>
      <w:bookmarkEnd w:id="39"/>
      <w:r w:rsidR="00566985">
        <w:t xml:space="preserve"> </w:t>
      </w:r>
      <w:r w:rsidR="00566985" w:rsidRPr="00566985">
        <w:t>A replikációs működés szemléltetése egy kétszerveres topológián</w:t>
      </w:r>
    </w:p>
    <w:p w14:paraId="12C3E7A1" w14:textId="0A63C6B8" w:rsidR="00262B86" w:rsidRDefault="00262B86" w:rsidP="00262B86">
      <w:r>
        <w:t xml:space="preserve">A </w:t>
      </w:r>
      <w:r>
        <w:fldChar w:fldCharType="begin"/>
      </w:r>
      <w:r>
        <w:instrText xml:space="preserve"> REF _Ref119158246 \h </w:instrText>
      </w:r>
      <w:r>
        <w:fldChar w:fldCharType="separate"/>
      </w:r>
      <w:r w:rsidR="00574CC1">
        <w:rPr>
          <w:noProof/>
        </w:rPr>
        <w:t>9</w:t>
      </w:r>
      <w:r w:rsidR="00574CC1">
        <w:t>. ábra</w:t>
      </w:r>
      <w:r>
        <w:fldChar w:fldCharType="end"/>
      </w:r>
      <w:r>
        <w:t xml:space="preserve"> azt szemlélteti, hogy egy egyszerű, két szerveres topológián hogyan kezeli le a rendszer az egyes szerverekre beérkező írási és olvasási kéréseket. Míg az „A” szerver mind az írási, mind az olvasási kéréseket a saját adatbázisának címzi, addig a „B” szerver a saját adatbázisából olvas, ám az „A” szerver adatbázisába ír, ahonnan az adatok a replikációs működés segítségével szinkronizálódnak</w:t>
      </w:r>
      <w:r w:rsidR="00D8741E">
        <w:t xml:space="preserve"> a saját adatbázisába</w:t>
      </w:r>
      <w:r>
        <w:t>.</w:t>
      </w:r>
    </w:p>
    <w:p w14:paraId="7011740F" w14:textId="5ABC389B" w:rsidR="00765D29" w:rsidRPr="00765D29" w:rsidRDefault="00262B86" w:rsidP="00262B86">
      <w:r>
        <w:t>Pontosan ez a működés lesz az alapja az elkészítendő rendszernek, ám akkor nem (feltétlen) kettő darab szerver között fog ily módon eloszlani a</w:t>
      </w:r>
      <w:r w:rsidR="00E90AE1">
        <w:t xml:space="preserve"> </w:t>
      </w:r>
      <w:r>
        <w:t>te</w:t>
      </w:r>
      <w:r w:rsidR="00E90AE1">
        <w:t>rhelés</w:t>
      </w:r>
      <w:r>
        <w:t>, hanem több, esetenként akár tíz szerver között, amely a szerény képességű otthoni infrastruktúr</w:t>
      </w:r>
      <w:r w:rsidR="00F337D9">
        <w:t xml:space="preserve">ám </w:t>
      </w:r>
      <w:r>
        <w:t>számára már megterhelő lehet.</w:t>
      </w:r>
    </w:p>
    <w:p w14:paraId="2A34682F" w14:textId="17832EF8" w:rsidR="00C05031" w:rsidRDefault="00AF1103" w:rsidP="00DA3910">
      <w:pPr>
        <w:pStyle w:val="Cmsor3"/>
      </w:pPr>
      <w:bookmarkStart w:id="40" w:name="_Toc120874334"/>
      <w:r>
        <w:t>Demóalkalmazás</w:t>
      </w:r>
      <w:bookmarkEnd w:id="40"/>
    </w:p>
    <w:p w14:paraId="0A9137D2" w14:textId="2B131D7E" w:rsidR="00316DB6" w:rsidRDefault="00316DB6" w:rsidP="00316DB6">
      <w:r>
        <w:t>Az elosztott rendszer, valamint annak automatikus skálázásra alkalmas verziójának működésére a Word</w:t>
      </w:r>
      <w:r w:rsidR="00063337">
        <w:t>P</w:t>
      </w:r>
      <w:r>
        <w:t xml:space="preserve">ress </w:t>
      </w:r>
      <w:sdt>
        <w:sdtPr>
          <w:id w:val="867411418"/>
          <w:citation/>
        </w:sdtPr>
        <w:sdtEndPr/>
        <w:sdtContent>
          <w:r w:rsidR="008E0092">
            <w:fldChar w:fldCharType="begin"/>
          </w:r>
          <w:r w:rsidR="00B109D8">
            <w:instrText xml:space="preserve">CITATION Wordpress \l 1038 </w:instrText>
          </w:r>
          <w:r w:rsidR="008E0092">
            <w:fldChar w:fldCharType="separate"/>
          </w:r>
          <w:r w:rsidR="00BA455C">
            <w:rPr>
              <w:noProof/>
            </w:rPr>
            <w:t>[10]</w:t>
          </w:r>
          <w:r w:rsidR="008E0092">
            <w:fldChar w:fldCharType="end"/>
          </w:r>
        </w:sdtContent>
      </w:sdt>
      <w:r w:rsidR="008E0092">
        <w:t xml:space="preserve"> </w:t>
      </w:r>
      <w:r>
        <w:t>tartalomkezelő rendszert ajánlotta a konzulensem. A Word</w:t>
      </w:r>
      <w:r w:rsidR="00063337">
        <w:t>P</w:t>
      </w:r>
      <w:r>
        <w:t>ress egy széleskörben elterjedt blog- és tartalomkezelő rendszer, melynek működése PHP</w:t>
      </w:r>
      <w:r w:rsidR="008E0092">
        <w:rPr>
          <w:rStyle w:val="Lbjegyzet-hivatkozs"/>
        </w:rPr>
        <w:footnoteReference w:id="13"/>
      </w:r>
      <w:r w:rsidR="008E0092">
        <w:t>,</w:t>
      </w:r>
      <w:r>
        <w:t xml:space="preserve"> illetve MySQL</w:t>
      </w:r>
      <w:r w:rsidR="00D406D3">
        <w:t>-</w:t>
      </w:r>
      <w:r>
        <w:t>alapú, de bővítményekkel a képessége bővíthető. Esetemben is ez a cél: a Word</w:t>
      </w:r>
      <w:r w:rsidR="00063337">
        <w:t>P</w:t>
      </w:r>
      <w:r>
        <w:t>ress alapműködését a HyperDB</w:t>
      </w:r>
      <w:r w:rsidR="00252052">
        <w:rPr>
          <w:rStyle w:val="Lbjegyzet-hivatkozs"/>
        </w:rPr>
        <w:footnoteReference w:id="14"/>
      </w:r>
      <w:r>
        <w:t xml:space="preserve"> nevű bővítménnyel kibővítem, amelynek segítségével lehetőségem nyílik a rendszert elosztott működésű rendszerré tenni.</w:t>
      </w:r>
    </w:p>
    <w:p w14:paraId="1EADA4A8" w14:textId="2803A32A" w:rsidR="00316DB6" w:rsidRPr="00316DB6" w:rsidRDefault="00316DB6" w:rsidP="00316DB6">
      <w:r>
        <w:t>A világ szervereinek jelentős része, nagyjából 30%-uk használ Word</w:t>
      </w:r>
      <w:r w:rsidR="00063337">
        <w:t>P</w:t>
      </w:r>
      <w:r>
        <w:t>resst (2022. november 1-i adat</w:t>
      </w:r>
      <w:r w:rsidR="00233612">
        <w:t xml:space="preserve"> </w:t>
      </w:r>
      <w:sdt>
        <w:sdtPr>
          <w:id w:val="463478655"/>
          <w:citation/>
        </w:sdtPr>
        <w:sdtEndPr/>
        <w:sdtContent>
          <w:r w:rsidR="00233612">
            <w:fldChar w:fldCharType="begin"/>
          </w:r>
          <w:r w:rsidR="00233612">
            <w:instrText xml:space="preserve"> CITATION WordPressStat \l 1038 </w:instrText>
          </w:r>
          <w:r w:rsidR="00233612">
            <w:fldChar w:fldCharType="separate"/>
          </w:r>
          <w:r w:rsidR="00BA455C">
            <w:rPr>
              <w:noProof/>
            </w:rPr>
            <w:t>[11]</w:t>
          </w:r>
          <w:r w:rsidR="00233612">
            <w:fldChar w:fldCharType="end"/>
          </w:r>
        </w:sdtContent>
      </w:sdt>
      <w:r>
        <w:t>), ami jól mutatja, hogy nagyon sok esetben a Word</w:t>
      </w:r>
      <w:r w:rsidR="00063337">
        <w:t>P</w:t>
      </w:r>
      <w:r>
        <w:t>ress kitűnő megoldás.</w:t>
      </w:r>
    </w:p>
    <w:p w14:paraId="05D4E606" w14:textId="7AB29D10" w:rsidR="00AF1103" w:rsidRDefault="00AF1103" w:rsidP="00AF1103">
      <w:pPr>
        <w:pStyle w:val="Cmsor2"/>
      </w:pPr>
      <w:bookmarkStart w:id="41" w:name="_Ref119753639"/>
      <w:bookmarkStart w:id="42" w:name="_Toc120874335"/>
      <w:r>
        <w:t>Megvalósítás</w:t>
      </w:r>
      <w:bookmarkEnd w:id="41"/>
      <w:bookmarkEnd w:id="42"/>
    </w:p>
    <w:p w14:paraId="47EF19DF" w14:textId="0D9F8BFC" w:rsidR="00F33E14" w:rsidRDefault="00F33E14" w:rsidP="00F33E14">
      <w:r>
        <w:t xml:space="preserve">A megvalósítás során fontos volt, hogy kisebb részfeladatok teljesítésével jussak el arra a pontra, amikor az egész rendszer összeáll. Ennek érdekében a feladatot lépcsőzetesen alfeladatokra bontottam, amelyek önmagukban egyszerűbb feladatok. A feladatok </w:t>
      </w:r>
      <w:r w:rsidR="29056C9B">
        <w:t>sorrendjüket</w:t>
      </w:r>
      <w:r>
        <w:t xml:space="preserve"> tekintve úgy lettek meghatározva, hogy a későbbi feladatok mind valamekkora mértékben az előző feladatokra építenek, s </w:t>
      </w:r>
      <w:r w:rsidR="29056C9B">
        <w:t xml:space="preserve">a későbbi feladatok </w:t>
      </w:r>
      <w:r>
        <w:t>igénylik, hogy a korábbi feladatok hibamentesen el legyenek végezve.</w:t>
      </w:r>
    </w:p>
    <w:p w14:paraId="31406653" w14:textId="6D4360F6" w:rsidR="00F33E14" w:rsidRDefault="00F33E14" w:rsidP="00F33E14">
      <w:r>
        <w:t xml:space="preserve">A teljes elosztott rendszer megvalósítását ezen feladatok mentén kívánom bemutatni (az automatikus skálázás témakörét az </w:t>
      </w:r>
      <w:r w:rsidR="00AF2383">
        <w:fldChar w:fldCharType="begin"/>
      </w:r>
      <w:r w:rsidR="00AF2383">
        <w:instrText xml:space="preserve"> REF _Ref119158633 \r \h </w:instrText>
      </w:r>
      <w:r w:rsidR="00AF2383">
        <w:fldChar w:fldCharType="separate"/>
      </w:r>
      <w:r w:rsidR="00574CC1">
        <w:t>5</w:t>
      </w:r>
      <w:r w:rsidR="00AF2383">
        <w:fldChar w:fldCharType="end"/>
      </w:r>
      <w:r>
        <w:t>. fejezetben részletezem).</w:t>
      </w:r>
    </w:p>
    <w:p w14:paraId="3F69B24D" w14:textId="6A5C70DD" w:rsidR="00224457" w:rsidRPr="00F33E14" w:rsidRDefault="00224457" w:rsidP="00F33E14">
      <w:r>
        <w:t xml:space="preserve">A megvalósítás bemutatása során </w:t>
      </w:r>
      <w:r w:rsidR="00A234FC">
        <w:t>nem kívánok minden lépést teljes mélységben</w:t>
      </w:r>
      <w:r w:rsidR="009B45C8">
        <w:t xml:space="preserve">, a fájlmódosítások szintjéig bemutatni, azok megtalálhatók a hivatkozott útmutatókban, helyette a fontosabb, elméleti lépéseket kívánom </w:t>
      </w:r>
      <w:r w:rsidR="00312CB4">
        <w:t xml:space="preserve">ismertetni, illetve </w:t>
      </w:r>
      <w:r w:rsidR="00B84F08">
        <w:t>magyarázattal ellátni.</w:t>
      </w:r>
    </w:p>
    <w:p w14:paraId="0083ECE6" w14:textId="446E9B05" w:rsidR="00AF1103" w:rsidRDefault="00AF1103" w:rsidP="00AF1103">
      <w:pPr>
        <w:pStyle w:val="Cmsor3"/>
      </w:pPr>
      <w:bookmarkStart w:id="43" w:name="_Toc120874336"/>
      <w:r>
        <w:t>Szerverpéldányok</w:t>
      </w:r>
      <w:bookmarkEnd w:id="43"/>
    </w:p>
    <w:p w14:paraId="5789318A" w14:textId="77777777" w:rsidR="00E26C54" w:rsidRDefault="009A2C9C" w:rsidP="009A2C9C">
      <w:r>
        <w:t xml:space="preserve">Az első alfeladat adta magát: létre kellett hoznom néhány szervert, amelyeken elkezdhetem megvalósítani a működést. Első lépésként meghatároztam a szerverek számát, amelyekkel megvalósítottam az elosztott működés részfeladatot: </w:t>
      </w:r>
      <w:r w:rsidR="00312CB4">
        <w:t>egy</w:t>
      </w:r>
      <w:r>
        <w:t xml:space="preserve"> operatív</w:t>
      </w:r>
      <w:r w:rsidR="00A66608">
        <w:t xml:space="preserve"> és egy master</w:t>
      </w:r>
      <w:r>
        <w:t xml:space="preserve"> szerverre volt szükségem</w:t>
      </w:r>
      <w:r w:rsidR="00954697">
        <w:t xml:space="preserve">. A korábbiakban bemutatott elvekkel ellentétben ebben az esetben </w:t>
      </w:r>
      <w:r w:rsidR="004061C7">
        <w:t>a master szervert is felkonfigurálom operatív szerver</w:t>
      </w:r>
      <w:r w:rsidR="004E5E1A">
        <w:t>ként, hogy látványosabb legyen annak bizonyítása, hogy a master szerver adatbázisa valóban a helyes állapotban van.</w:t>
      </w:r>
    </w:p>
    <w:p w14:paraId="29D02F2B" w14:textId="18390B75" w:rsidR="009A2C9C" w:rsidRDefault="5DC642C8" w:rsidP="009A2C9C">
      <w:r>
        <w:t>Két szerver minimum kell ahhoz, hogy az elosztott működést érdemben használni, tesztelni tudjam, ennél kevesebb szerverrel nem megvalósítható, ennél több pedig tulajdonképpen nehezítette volna a folyamatokat az általuk okozott kezelési többletfeladatokkal.</w:t>
      </w:r>
    </w:p>
    <w:p w14:paraId="623DD925" w14:textId="5FFE2ABB" w:rsidR="009A2C9C" w:rsidRDefault="009A2C9C" w:rsidP="009A2C9C">
      <w:r>
        <w:t xml:space="preserve">A korábban már említett VirtualBox szoftver segítségével létrehoztam </w:t>
      </w:r>
      <w:r w:rsidR="003C4533">
        <w:t>a két</w:t>
      </w:r>
      <w:r>
        <w:t xml:space="preserve"> virtuális gépet ugyanolyan hardvertulajdonságokkal. Ezek a tulajdonságok a következők:</w:t>
      </w:r>
    </w:p>
    <w:p w14:paraId="72B3BB01" w14:textId="77777777" w:rsidR="003F6F45" w:rsidRDefault="003F6F45" w:rsidP="003F6F45">
      <w:pPr>
        <w:pStyle w:val="Listaszerbekezds"/>
        <w:numPr>
          <w:ilvl w:val="0"/>
          <w:numId w:val="23"/>
        </w:numPr>
      </w:pPr>
      <w:r>
        <w:t>1 magos CPU</w:t>
      </w:r>
    </w:p>
    <w:p w14:paraId="741A1051" w14:textId="77777777" w:rsidR="003F6F45" w:rsidRDefault="003F6F45" w:rsidP="003F6F45">
      <w:pPr>
        <w:pStyle w:val="Listaszerbekezds"/>
        <w:numPr>
          <w:ilvl w:val="0"/>
          <w:numId w:val="23"/>
        </w:numPr>
      </w:pPr>
      <w:r>
        <w:t>1024 MB memória</w:t>
      </w:r>
    </w:p>
    <w:p w14:paraId="26F0F67A" w14:textId="77777777" w:rsidR="003F6F45" w:rsidRDefault="003F6F45" w:rsidP="003F6F45">
      <w:pPr>
        <w:pStyle w:val="Listaszerbekezds"/>
        <w:numPr>
          <w:ilvl w:val="0"/>
          <w:numId w:val="23"/>
        </w:numPr>
      </w:pPr>
      <w:r>
        <w:t>5 GB háttértár</w:t>
      </w:r>
    </w:p>
    <w:p w14:paraId="052C7453" w14:textId="77777777" w:rsidR="003F6F45" w:rsidRDefault="003F6F45" w:rsidP="003F6F45">
      <w:pPr>
        <w:pStyle w:val="Listaszerbekezds"/>
        <w:numPr>
          <w:ilvl w:val="0"/>
          <w:numId w:val="23"/>
        </w:numPr>
      </w:pPr>
      <w:r>
        <w:t>Ubuntu 18.04.6 LTS (64 bites) operációs rendszer</w:t>
      </w:r>
    </w:p>
    <w:p w14:paraId="42B99E7A" w14:textId="642CF7CC" w:rsidR="00435415" w:rsidRDefault="00435415" w:rsidP="00435415">
      <w:r>
        <w:t xml:space="preserve">Minden virtuális gép hálózati adapterét átállítottam </w:t>
      </w:r>
      <w:r>
        <w:rPr>
          <w:i/>
          <w:iCs/>
          <w:lang w:val="en-GB"/>
        </w:rPr>
        <w:t>b</w:t>
      </w:r>
      <w:r w:rsidRPr="00435415">
        <w:rPr>
          <w:i/>
          <w:iCs/>
          <w:lang w:val="en-GB"/>
        </w:rPr>
        <w:t>ridged</w:t>
      </w:r>
      <w:r>
        <w:rPr>
          <w:i/>
          <w:iCs/>
          <w:lang w:val="en-GB"/>
        </w:rPr>
        <w:t xml:space="preserve"> </w:t>
      </w:r>
      <w:r w:rsidRPr="00435415">
        <w:t>(azaz áthidalt)</w:t>
      </w:r>
      <w:r>
        <w:rPr>
          <w:lang w:val="en-GB"/>
        </w:rPr>
        <w:t xml:space="preserve"> </w:t>
      </w:r>
      <w:r>
        <w:t xml:space="preserve">adapterre, amely segítségével mindenféle belső hálózat kihagyásával direkt módon egyből a routerre csatlakoztak a virtuális gépek. Ezáltal minden a router hálózatára csatlakoztatott eszköz elérte </w:t>
      </w:r>
      <w:r w:rsidR="003C4533">
        <w:t>egymást</w:t>
      </w:r>
      <w:r w:rsidR="00FC6FFC">
        <w:t xml:space="preserve"> direkt címzéssel</w:t>
      </w:r>
      <w:r w:rsidR="003C4533">
        <w:t>.</w:t>
      </w:r>
    </w:p>
    <w:p w14:paraId="66018E9A" w14:textId="45C21604" w:rsidR="00435415" w:rsidRDefault="00435415" w:rsidP="00435415">
      <w:r>
        <w:t>A virtuális gépek bekapcsolás</w:t>
      </w:r>
      <w:r w:rsidR="00C47802">
        <w:t>a</w:t>
      </w:r>
      <w:r>
        <w:t xml:space="preserve"> után első dolgom volt az operációs rendszer telepítése, majd pedig a szükséges csomagok telepítése, illetve frissítése.</w:t>
      </w:r>
    </w:p>
    <w:p w14:paraId="0F4B3612" w14:textId="6602D42C" w:rsidR="009A2C9C" w:rsidRDefault="00435415" w:rsidP="00435415">
      <w:r>
        <w:t xml:space="preserve">Ezen a ponton rendelkezésemre állt </w:t>
      </w:r>
      <w:r w:rsidR="00801350">
        <w:t>kettő</w:t>
      </w:r>
      <w:r>
        <w:t xml:space="preserve"> működő, ekkor még teljes mértékben megegyező szerver.</w:t>
      </w:r>
    </w:p>
    <w:p w14:paraId="1D2A8DDC" w14:textId="640FA72A" w:rsidR="00474A35" w:rsidRDefault="00AD0408" w:rsidP="00474A35">
      <w:pPr>
        <w:pStyle w:val="Cmsor3"/>
      </w:pPr>
      <w:bookmarkStart w:id="44" w:name="_Toc120874337"/>
      <w:r>
        <w:t>Adatbázisok és a</w:t>
      </w:r>
      <w:r w:rsidR="00617440">
        <w:t xml:space="preserve"> </w:t>
      </w:r>
      <w:r w:rsidR="00063337">
        <w:t>WordPress</w:t>
      </w:r>
      <w:r w:rsidR="00617440">
        <w:t xml:space="preserve"> inicializálása</w:t>
      </w:r>
      <w:bookmarkEnd w:id="44"/>
    </w:p>
    <w:p w14:paraId="7CCF1F05" w14:textId="571A7FBF" w:rsidR="00BD0958" w:rsidRDefault="0095351E" w:rsidP="00BD0958">
      <w:r>
        <w:t>Az elterjedt megoldások</w:t>
      </w:r>
      <w:r w:rsidR="0087535D">
        <w:t>, alkalmazások</w:t>
      </w:r>
      <w:r>
        <w:t xml:space="preserve"> egyik nagy előnye, hogy </w:t>
      </w:r>
      <w:r w:rsidR="0087535D">
        <w:t>az alapműködés eléréshez szükséges lépések sok helyen le vannak írva</w:t>
      </w:r>
      <w:r w:rsidR="00396D45">
        <w:t>, a legtöbb gyakran előforduló hibára megoldásokat javasol a közösség.</w:t>
      </w:r>
      <w:r w:rsidR="00521A47">
        <w:t xml:space="preserve"> Éppen ezért a Word</w:t>
      </w:r>
      <w:r w:rsidR="00063337">
        <w:t>P</w:t>
      </w:r>
      <w:r w:rsidR="00521A47">
        <w:t>ress telepítése nem volt nehéz</w:t>
      </w:r>
      <w:r w:rsidR="00EE4B19">
        <w:t>, jól érthető útmutatót</w:t>
      </w:r>
      <w:r w:rsidR="00A9081E">
        <w:t xml:space="preserve"> lehet találni</w:t>
      </w:r>
      <w:r w:rsidR="00EE4B19">
        <w:t xml:space="preserve"> az Ubuntu </w:t>
      </w:r>
      <w:r w:rsidR="00A9081E">
        <w:t>weblapján</w:t>
      </w:r>
      <w:r w:rsidR="009553FF">
        <w:t xml:space="preserve"> </w:t>
      </w:r>
      <w:sdt>
        <w:sdtPr>
          <w:id w:val="1861850230"/>
          <w:citation/>
        </w:sdtPr>
        <w:sdtEndPr/>
        <w:sdtContent>
          <w:r w:rsidR="007A2A85">
            <w:fldChar w:fldCharType="begin"/>
          </w:r>
          <w:r w:rsidR="007A2A85">
            <w:instrText xml:space="preserve"> CITATION Ins22 \l 1038 </w:instrText>
          </w:r>
          <w:r w:rsidR="007A2A85">
            <w:fldChar w:fldCharType="separate"/>
          </w:r>
          <w:r w:rsidR="00BA455C">
            <w:rPr>
              <w:noProof/>
            </w:rPr>
            <w:t>[12]</w:t>
          </w:r>
          <w:r w:rsidR="007A2A85">
            <w:fldChar w:fldCharType="end"/>
          </w:r>
        </w:sdtContent>
      </w:sdt>
      <w:r w:rsidR="00A9081E">
        <w:t>.</w:t>
      </w:r>
    </w:p>
    <w:p w14:paraId="4F0A55AC" w14:textId="7F692003" w:rsidR="00BD0958" w:rsidRDefault="00BD0958" w:rsidP="00BD0958">
      <w:r>
        <w:t>Első körben telepíteni kell a függőségeket</w:t>
      </w:r>
      <w:r w:rsidR="007A377D">
        <w:t xml:space="preserve"> (PHP komponensek, adatbázisszerver, valamint egy webszerver, ami a Word</w:t>
      </w:r>
      <w:r w:rsidR="00063337">
        <w:t>P</w:t>
      </w:r>
      <w:r w:rsidR="007A377D">
        <w:t>resst futtatja, ez ebben az esetben az Apache2</w:t>
      </w:r>
      <w:r w:rsidR="005C5AD0">
        <w:t xml:space="preserve"> </w:t>
      </w:r>
      <w:sdt>
        <w:sdtPr>
          <w:id w:val="1574473964"/>
          <w:citation/>
        </w:sdtPr>
        <w:sdtEndPr/>
        <w:sdtContent>
          <w:r w:rsidR="00B67971">
            <w:fldChar w:fldCharType="begin"/>
          </w:r>
          <w:r w:rsidR="00B67971">
            <w:instrText xml:space="preserve"> CITATION Apache2 \l 1038 </w:instrText>
          </w:r>
          <w:r w:rsidR="00B67971">
            <w:fldChar w:fldCharType="separate"/>
          </w:r>
          <w:r w:rsidR="00BA455C">
            <w:rPr>
              <w:noProof/>
            </w:rPr>
            <w:t>[13]</w:t>
          </w:r>
          <w:r w:rsidR="00B67971">
            <w:fldChar w:fldCharType="end"/>
          </w:r>
        </w:sdtContent>
      </w:sdt>
      <w:r w:rsidR="007A377D">
        <w:t xml:space="preserve"> volt</w:t>
      </w:r>
      <w:r w:rsidR="005C5AD0">
        <w:t>).</w:t>
      </w:r>
      <w:r w:rsidR="006139B5">
        <w:t xml:space="preserve"> A Word</w:t>
      </w:r>
      <w:r w:rsidR="00063337">
        <w:t>P</w:t>
      </w:r>
      <w:r w:rsidR="006139B5">
        <w:t xml:space="preserve">ress fájljainak telepítése után fel kell konfigurálni, hogy a webszerver a </w:t>
      </w:r>
      <w:r w:rsidR="00D43475">
        <w:t>k</w:t>
      </w:r>
      <w:r w:rsidR="006139B5">
        <w:t xml:space="preserve">ívánt </w:t>
      </w:r>
      <w:r w:rsidR="005149B4">
        <w:t>tartalmat jelenítse meg.</w:t>
      </w:r>
    </w:p>
    <w:p w14:paraId="07875C9E" w14:textId="7C83995A" w:rsidR="005149B4" w:rsidRDefault="005149B4" w:rsidP="00BD0958">
      <w:r>
        <w:t>Az adatbázis</w:t>
      </w:r>
      <w:r w:rsidR="00F921DA">
        <w:t>szerver</w:t>
      </w:r>
      <w:r w:rsidR="003802E1">
        <w:t>ben</w:t>
      </w:r>
      <w:r>
        <w:t xml:space="preserve"> először létre kell hozni a </w:t>
      </w:r>
      <w:r w:rsidR="00A14BE9">
        <w:t>szükséges</w:t>
      </w:r>
      <w:r>
        <w:t xml:space="preserve"> </w:t>
      </w:r>
      <w:r w:rsidR="008A68AC">
        <w:t>adatbázis</w:t>
      </w:r>
      <w:r w:rsidR="003802E1">
        <w:t xml:space="preserve">t és </w:t>
      </w:r>
      <w:r w:rsidR="00A14BE9">
        <w:t>felhasználót, amely felhasználó jele</w:t>
      </w:r>
      <w:r w:rsidR="00E86FF7">
        <w:t>n esetben nem a rendszer felhasználójának vagy üzemeltetőjének példánya, hanem egy olyan felhasználó, amit a Word</w:t>
      </w:r>
      <w:r w:rsidR="00063337">
        <w:t>P</w:t>
      </w:r>
      <w:r w:rsidR="00E86FF7">
        <w:t>ress motorja használ a működése során</w:t>
      </w:r>
      <w:r w:rsidR="00BC0E13">
        <w:t>. A megfelelő jogok kiosztása után össze lehet kapcsolni a Word</w:t>
      </w:r>
      <w:r w:rsidR="00063337">
        <w:t>P</w:t>
      </w:r>
      <w:r w:rsidR="00BC0E13">
        <w:t>resst és az</w:t>
      </w:r>
      <w:r w:rsidR="00B3383A">
        <w:t xml:space="preserve"> adatbázist.</w:t>
      </w:r>
    </w:p>
    <w:p w14:paraId="1132FE7C" w14:textId="72C3CA37" w:rsidR="00265E8D" w:rsidRDefault="00265E8D" w:rsidP="00BD0958">
      <w:r>
        <w:t>A Word</w:t>
      </w:r>
      <w:r w:rsidR="00063337">
        <w:t>P</w:t>
      </w:r>
      <w:r>
        <w:t>resst, miután a szerveren mindent felkonfiguráltam</w:t>
      </w:r>
      <w:r w:rsidR="006D1226">
        <w:t>, inicializálni kellett a böngészőb</w:t>
      </w:r>
      <w:r w:rsidR="00E35F31">
        <w:t xml:space="preserve">ől elérhető kezdőoldalán is, ezen lépések segítségével </w:t>
      </w:r>
      <w:r w:rsidR="29056C9B">
        <w:t>állítottam</w:t>
      </w:r>
      <w:r w:rsidR="008618A6">
        <w:t xml:space="preserve"> be az oldal címét</w:t>
      </w:r>
      <w:r w:rsidR="00141A58">
        <w:t xml:space="preserve">, valamint az </w:t>
      </w:r>
      <w:r w:rsidR="00141A58" w:rsidRPr="00141A58">
        <w:rPr>
          <w:lang w:val="en-GB"/>
        </w:rPr>
        <w:t>admin</w:t>
      </w:r>
      <w:r w:rsidR="00141A58">
        <w:rPr>
          <w:lang w:val="en-GB"/>
        </w:rPr>
        <w:t xml:space="preserve"> </w:t>
      </w:r>
      <w:r w:rsidR="00141A58" w:rsidRPr="00141A58">
        <w:t>felhasználó</w:t>
      </w:r>
      <w:r w:rsidR="00141A58">
        <w:rPr>
          <w:lang w:val="en-GB"/>
        </w:rPr>
        <w:t xml:space="preserve"> </w:t>
      </w:r>
      <w:r w:rsidR="006F4F2B">
        <w:t>adatait is.</w:t>
      </w:r>
    </w:p>
    <w:p w14:paraId="63080148" w14:textId="77777777" w:rsidR="007A3DCC" w:rsidRDefault="007A3DCC" w:rsidP="007A3DCC">
      <w:pPr>
        <w:pStyle w:val="Kp"/>
      </w:pPr>
      <w:r>
        <w:rPr>
          <w:noProof/>
        </w:rPr>
        <w:drawing>
          <wp:inline distT="0" distB="0" distL="0" distR="0" wp14:anchorId="6C6D67E6" wp14:editId="4D6ABA4F">
            <wp:extent cx="3600000" cy="3623590"/>
            <wp:effectExtent l="0" t="0" r="63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3623590"/>
                    </a:xfrm>
                    <a:prstGeom prst="rect">
                      <a:avLst/>
                    </a:prstGeom>
                    <a:noFill/>
                  </pic:spPr>
                </pic:pic>
              </a:graphicData>
            </a:graphic>
          </wp:inline>
        </w:drawing>
      </w:r>
    </w:p>
    <w:p w14:paraId="67273890" w14:textId="772F0126" w:rsidR="005F3AB8" w:rsidRDefault="007A3DCC" w:rsidP="00066955">
      <w:pPr>
        <w:pStyle w:val="Kpalrs"/>
      </w:pPr>
      <w:r>
        <w:fldChar w:fldCharType="begin"/>
      </w:r>
      <w:r>
        <w:instrText>SEQ ábra \* ARABIC</w:instrText>
      </w:r>
      <w:r>
        <w:fldChar w:fldCharType="separate"/>
      </w:r>
      <w:r w:rsidR="00574CC1">
        <w:rPr>
          <w:noProof/>
        </w:rPr>
        <w:t>10</w:t>
      </w:r>
      <w:r>
        <w:fldChar w:fldCharType="end"/>
      </w:r>
      <w:r>
        <w:t>. ábra A Word</w:t>
      </w:r>
      <w:r w:rsidR="00063337">
        <w:t>P</w:t>
      </w:r>
      <w:r>
        <w:t>ress konfigurációs oldala</w:t>
      </w:r>
    </w:p>
    <w:p w14:paraId="54D9489C" w14:textId="2F6E9BEA" w:rsidR="00F97456" w:rsidRDefault="00F97456" w:rsidP="00BD0958">
      <w:r>
        <w:t xml:space="preserve">Miután </w:t>
      </w:r>
      <w:r w:rsidR="00242867">
        <w:t>minkét</w:t>
      </w:r>
      <w:r>
        <w:t xml:space="preserve"> szerveren elvégeztük ezeket a lépéseket, be vannak üzemelve az egyes szerverek</w:t>
      </w:r>
      <w:r w:rsidR="00911588">
        <w:t>, azok működését tesztelni lehet (a szerverek ekkor még nincsenek összekötve, semmiféle kapcsolat nincs köztük).</w:t>
      </w:r>
    </w:p>
    <w:p w14:paraId="0DE72F5B" w14:textId="77777777" w:rsidR="00A866BD" w:rsidRDefault="00A866BD" w:rsidP="00A866BD">
      <w:pPr>
        <w:pStyle w:val="Kp"/>
      </w:pPr>
      <w:r w:rsidRPr="00CD404E">
        <w:rPr>
          <w:noProof/>
        </w:rPr>
        <w:drawing>
          <wp:inline distT="0" distB="0" distL="0" distR="0" wp14:anchorId="77FECEE2" wp14:editId="372B7669">
            <wp:extent cx="3600000" cy="2536814"/>
            <wp:effectExtent l="0" t="0" r="635" b="0"/>
            <wp:docPr id="8" name="Kép 8" descr="A képen szöveg, képernyőkép,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monitor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536814"/>
                    </a:xfrm>
                    <a:prstGeom prst="rect">
                      <a:avLst/>
                    </a:prstGeom>
                  </pic:spPr>
                </pic:pic>
              </a:graphicData>
            </a:graphic>
          </wp:inline>
        </w:drawing>
      </w:r>
    </w:p>
    <w:p w14:paraId="5131427D" w14:textId="3121F384" w:rsidR="00711731" w:rsidRPr="00066955" w:rsidRDefault="00A866BD" w:rsidP="00066955">
      <w:pPr>
        <w:pStyle w:val="Kpalrs"/>
      </w:pPr>
      <w:r>
        <w:fldChar w:fldCharType="begin"/>
      </w:r>
      <w:r>
        <w:instrText>SEQ ábra \* ARABIC</w:instrText>
      </w:r>
      <w:r>
        <w:fldChar w:fldCharType="separate"/>
      </w:r>
      <w:r w:rsidR="00574CC1">
        <w:rPr>
          <w:noProof/>
        </w:rPr>
        <w:t>11</w:t>
      </w:r>
      <w:r>
        <w:fldChar w:fldCharType="end"/>
      </w:r>
      <w:r>
        <w:t>. ábra A Word</w:t>
      </w:r>
      <w:r w:rsidR="00063337">
        <w:t>P</w:t>
      </w:r>
      <w:r>
        <w:t>ress admin oldala</w:t>
      </w:r>
    </w:p>
    <w:p w14:paraId="4C0CAB5B" w14:textId="418884B2" w:rsidR="0053474D" w:rsidRPr="0053474D" w:rsidRDefault="00617440" w:rsidP="0053474D">
      <w:pPr>
        <w:pStyle w:val="Cmsor3"/>
      </w:pPr>
      <w:bookmarkStart w:id="45" w:name="_Toc120874338"/>
      <w:r>
        <w:t>Adatbázisok összekapcsolása</w:t>
      </w:r>
      <w:bookmarkEnd w:id="45"/>
    </w:p>
    <w:p w14:paraId="516B02FB" w14:textId="3E2965EC" w:rsidR="00AE450D" w:rsidRDefault="00A233B5" w:rsidP="00AE450D">
      <w:r>
        <w:t xml:space="preserve">Az adatbázisok replikációs működésének beüzemelésére is léteznek jól használható </w:t>
      </w:r>
      <w:r w:rsidR="00F321A5">
        <w:t>útmutatók (ebben az esetben sokkal inkább valamilyen blo</w:t>
      </w:r>
      <w:r w:rsidR="00005A9D">
        <w:t xml:space="preserve">gon </w:t>
      </w:r>
      <w:r w:rsidR="008F5883">
        <w:t>a témában járatos</w:t>
      </w:r>
      <w:r w:rsidR="00005A9D">
        <w:t xml:space="preserve"> </w:t>
      </w:r>
      <w:r w:rsidR="00F6789E">
        <w:t>szakembertől származó útmutatóra</w:t>
      </w:r>
      <w:r w:rsidR="00005A9D">
        <w:t xml:space="preserve"> kell gondolni, mintsem </w:t>
      </w:r>
      <w:r w:rsidR="00F6789E">
        <w:t>a</w:t>
      </w:r>
      <w:r w:rsidR="00005A9D">
        <w:t xml:space="preserve"> termék </w:t>
      </w:r>
      <w:r w:rsidR="00F91184">
        <w:t>hivatalos oldaláról származó leírásra</w:t>
      </w:r>
      <w:r w:rsidR="00F6789E">
        <w:t>)</w:t>
      </w:r>
      <w:r w:rsidR="004E67D1">
        <w:t>, melyek segítségével tisztább képet kaphatunk az elosztott adatbázisokról, főként azok működéséről.</w:t>
      </w:r>
    </w:p>
    <w:p w14:paraId="24FD210D" w14:textId="1225F2C4" w:rsidR="004E67D1" w:rsidRDefault="00AF27D7" w:rsidP="00AE450D">
      <w:r>
        <w:t>Olyan útmutatót</w:t>
      </w:r>
      <w:r w:rsidR="00B10D30">
        <w:t xml:space="preserve"> </w:t>
      </w:r>
      <w:sdt>
        <w:sdtPr>
          <w:id w:val="1979652532"/>
          <w:citation/>
        </w:sdtPr>
        <w:sdtEndPr/>
        <w:sdtContent>
          <w:r w:rsidR="00F80718">
            <w:fldChar w:fldCharType="begin"/>
          </w:r>
          <w:r w:rsidR="00F80718">
            <w:instrText xml:space="preserve"> CITATION torbjorn \l 1038 </w:instrText>
          </w:r>
          <w:r w:rsidR="00F80718">
            <w:fldChar w:fldCharType="separate"/>
          </w:r>
          <w:r w:rsidR="00BA455C">
            <w:rPr>
              <w:noProof/>
            </w:rPr>
            <w:t>[14]</w:t>
          </w:r>
          <w:r w:rsidR="00F80718">
            <w:fldChar w:fldCharType="end"/>
          </w:r>
        </w:sdtContent>
      </w:sdt>
      <w:r>
        <w:t xml:space="preserve"> választottam, </w:t>
      </w:r>
      <w:r w:rsidR="002A2072">
        <w:t xml:space="preserve">amely </w:t>
      </w:r>
      <w:r w:rsidR="00E90C5E">
        <w:t xml:space="preserve">leginkább hasonlít az általam elvégzendő feladathoz: </w:t>
      </w:r>
      <w:r w:rsidR="00063337">
        <w:t>WordPress</w:t>
      </w:r>
      <w:r w:rsidR="00F15710">
        <w:t xml:space="preserve"> tartalomkezelő és MySQL adatbázisszerver </w:t>
      </w:r>
      <w:r w:rsidR="00B10D30">
        <w:t>beüzemelését mutatja be</w:t>
      </w:r>
      <w:r w:rsidR="00BD177F">
        <w:t xml:space="preserve"> (nehéz is lett volna más útmutatót választanom, ugyanis más </w:t>
      </w:r>
      <w:r w:rsidR="00283652">
        <w:t xml:space="preserve">hasonló tartalmú és </w:t>
      </w:r>
      <w:r w:rsidR="00BD177F">
        <w:t xml:space="preserve">elérhető útmutatót </w:t>
      </w:r>
      <w:r w:rsidR="00283652">
        <w:t>nem találtam)</w:t>
      </w:r>
      <w:r w:rsidR="00B10D30">
        <w:t>.</w:t>
      </w:r>
    </w:p>
    <w:p w14:paraId="49B194E8" w14:textId="5400FA01" w:rsidR="00F80718" w:rsidRDefault="00F035DF" w:rsidP="00AE450D">
      <w:r>
        <w:t xml:space="preserve">A feladat tehát egy master szerver és egy operatív szerver összekapcsolása (ebben a feladatban </w:t>
      </w:r>
      <w:r w:rsidR="00350CDA">
        <w:t xml:space="preserve">mivel a master szerver lényegében egy kitüntetett operatív szerver, </w:t>
      </w:r>
      <w:r w:rsidR="006A0ECA">
        <w:t xml:space="preserve">a master szerver és az operatív szerver </w:t>
      </w:r>
      <w:r w:rsidR="000B101A">
        <w:t>elnevezések valamelyest torzítanak a valóságon).</w:t>
      </w:r>
    </w:p>
    <w:p w14:paraId="65396063" w14:textId="188BF54A" w:rsidR="0053474D" w:rsidRDefault="001E1EB6" w:rsidP="0053474D">
      <w:r>
        <w:t>Ez az alfeladat két részből áll: a master szerver adatbázisának felkonfigurálása, valamint a</w:t>
      </w:r>
      <w:r w:rsidR="0090457C">
        <w:t>z operatív szerver felkonfigurálása.</w:t>
      </w:r>
      <w:r w:rsidR="00B35870">
        <w:t xml:space="preserve"> Fontos, hogy a módosítások elvégzése közben ne használják felhasználók egyik szervert sem, mert inkonzisztenciát okozhatnak az általuk elvégzett műveletek.</w:t>
      </w:r>
    </w:p>
    <w:p w14:paraId="5E90D70D" w14:textId="7BEB49FE" w:rsidR="0053474D" w:rsidRDefault="0053474D" w:rsidP="0053474D">
      <w:pPr>
        <w:pStyle w:val="Cmsor4"/>
      </w:pPr>
      <w:r w:rsidRPr="0053474D">
        <w:t>Master szerveren elvégzendő</w:t>
      </w:r>
      <w:r>
        <w:t xml:space="preserve"> lépések</w:t>
      </w:r>
    </w:p>
    <w:p w14:paraId="0AED6EDE" w14:textId="1AF7BE7F" w:rsidR="0090457C" w:rsidRDefault="0090457C" w:rsidP="0090457C">
      <w:r>
        <w:t xml:space="preserve">Az első módosításokat </w:t>
      </w:r>
      <w:r w:rsidR="00616EBE">
        <w:t>tehát a master szerveren kellett elvégezni: a megfelelő konfigurációs fájlban a</w:t>
      </w:r>
      <w:r w:rsidR="007809A9">
        <w:t>z IP-cím kötését (</w:t>
      </w:r>
      <w:r w:rsidR="007809A9" w:rsidRPr="007809A9">
        <w:rPr>
          <w:i/>
          <w:iCs/>
          <w:lang w:val="en-GB"/>
        </w:rPr>
        <w:t>bind-address</w:t>
      </w:r>
      <w:r w:rsidR="007809A9">
        <w:t>)</w:t>
      </w:r>
      <w:r w:rsidR="00972D14">
        <w:t xml:space="preserve"> </w:t>
      </w:r>
      <w:r w:rsidR="007809A9" w:rsidRPr="007809A9">
        <w:t>kellett</w:t>
      </w:r>
      <w:r w:rsidR="007809A9">
        <w:t xml:space="preserve"> </w:t>
      </w:r>
      <w:r w:rsidR="00186C4A">
        <w:t xml:space="preserve">beállítani a </w:t>
      </w:r>
      <w:r w:rsidR="00323683">
        <w:t>master szerver IP-címére</w:t>
      </w:r>
      <w:r w:rsidR="0040179B">
        <w:t>, valamint az adatbázisszerver</w:t>
      </w:r>
      <w:r w:rsidR="00D07E1A">
        <w:t xml:space="preserve"> azonosítóját (</w:t>
      </w:r>
      <w:r w:rsidR="00D07E1A" w:rsidRPr="00D07E1A">
        <w:rPr>
          <w:i/>
          <w:iCs/>
          <w:lang w:val="en-GB"/>
        </w:rPr>
        <w:t>server-id</w:t>
      </w:r>
      <w:r w:rsidR="00D07E1A">
        <w:t xml:space="preserve">) egy eddig nem használt azonosítóra állítani (mivel eddig nem volt egy szerver sem, nincs lefoglalva egyik azonosító sem, az egyszerűség kedvéért az azonosítója </w:t>
      </w:r>
      <w:r w:rsidR="00D07E1A">
        <w:rPr>
          <w:i/>
          <w:iCs/>
        </w:rPr>
        <w:t xml:space="preserve">1 </w:t>
      </w:r>
      <w:r w:rsidR="00D07E1A" w:rsidRPr="00D07E1A">
        <w:t>lett</w:t>
      </w:r>
      <w:r w:rsidR="29056C9B">
        <w:t>).</w:t>
      </w:r>
    </w:p>
    <w:p w14:paraId="0584C7B9" w14:textId="187BDFEB" w:rsidR="00C3315E" w:rsidRDefault="00C3315E" w:rsidP="0090457C">
      <w:r>
        <w:t>A replikációs működést lényegében log fájlok működtetik: ezek azok a fájlok, ahova a</w:t>
      </w:r>
      <w:r w:rsidR="0065653F">
        <w:t>z</w:t>
      </w:r>
      <w:r>
        <w:t xml:space="preserve"> </w:t>
      </w:r>
      <w:r w:rsidR="0065653F">
        <w:t>adatbázis</w:t>
      </w:r>
      <w:r>
        <w:t xml:space="preserve">szerver a történéseket </w:t>
      </w:r>
      <w:r w:rsidR="0065653F">
        <w:t>naplózza, innen fogják az operatív szerverek kiolvasni, hogy milyen események, műveletek történtek.</w:t>
      </w:r>
      <w:r w:rsidR="002D2C0E">
        <w:t xml:space="preserve"> Értelemszerűen ezen fájlok helyét is be kell állítani a konfigurációs fájlban.</w:t>
      </w:r>
    </w:p>
    <w:p w14:paraId="6349ED78" w14:textId="596C20D0" w:rsidR="00FB2C3B" w:rsidRDefault="00FB2C3B" w:rsidP="0090457C">
      <w:r>
        <w:t>A master szerveren működő adatbázisszerver</w:t>
      </w:r>
      <w:r w:rsidR="004151E4">
        <w:t>ben létre kell hozni egy olyan felhasználót, amit az operatív szerver működése során igénybe tud venni</w:t>
      </w:r>
      <w:r w:rsidR="004E32E2">
        <w:t xml:space="preserve">, majd ennek a felhasználónak jogosultságot kell adni, hogy a korábban már létrehozott </w:t>
      </w:r>
      <w:r w:rsidR="00714866">
        <w:t>adatbázison műveleteket tudjon végrehajtani.</w:t>
      </w:r>
    </w:p>
    <w:p w14:paraId="2433B36A" w14:textId="4BC9375B" w:rsidR="003A35CB" w:rsidRDefault="003A35CB" w:rsidP="0090457C">
      <w:r>
        <w:t xml:space="preserve">Mielőtt érvénybe léptetnénk a módosításokat, meg kell </w:t>
      </w:r>
      <w:r w:rsidR="00F00F2A">
        <w:t xml:space="preserve">adni a konfigurációs fájlban annak az adatbázisnak a nevét, amelyet szeretnénk megosztani. Ez nem magától értetődő lépés, mert </w:t>
      </w:r>
      <w:r w:rsidR="001E4A99">
        <w:t>egy adatbázisszerver adott esetben több alkalmazásnak nyújt szolgáltatást, nem feltétlen csak egy adatbázis található benne (fontos, hogy az adatbázis</w:t>
      </w:r>
      <w:r w:rsidR="00561276">
        <w:t>,</w:t>
      </w:r>
      <w:r w:rsidR="001E4A99">
        <w:t xml:space="preserve"> illetve az adatbázisszerver</w:t>
      </w:r>
      <w:r w:rsidR="00AC187A">
        <w:t xml:space="preserve"> két külön fogalom</w:t>
      </w:r>
      <w:r w:rsidR="001E4A99">
        <w:t>).</w:t>
      </w:r>
    </w:p>
    <w:p w14:paraId="74173E21" w14:textId="0569D124" w:rsidR="00AC187A" w:rsidRDefault="00AC187A" w:rsidP="0090457C">
      <w:r>
        <w:t>Miután minden fontos változtatást elvégeztünk</w:t>
      </w:r>
      <w:r w:rsidR="00D233E2">
        <w:t xml:space="preserve">, a módosításokat egy adatbázisszerver-újraindítással </w:t>
      </w:r>
      <w:r w:rsidR="004355C3">
        <w:t>léptethetjük érvénybe. Ezután következik a</w:t>
      </w:r>
      <w:r w:rsidR="0000694D">
        <w:t xml:space="preserve"> működés szempontjából egyik legkritikusabb lépés: a</w:t>
      </w:r>
      <w:r w:rsidR="00E3253B">
        <w:t xml:space="preserve">hhoz, hogy a szerverek </w:t>
      </w:r>
      <w:r w:rsidR="29056C9B">
        <w:t xml:space="preserve">a </w:t>
      </w:r>
      <w:r w:rsidR="00E3253B">
        <w:t>megfelelő konzisztenciát tartani tudják egymáshoz viszonyítva, fontos, hogy a</w:t>
      </w:r>
      <w:r w:rsidR="00DA48B8">
        <w:t xml:space="preserve"> korábban említett naplófájlok (log fájlok) közül a megfelelő fájlban a megfelelő pozícióból kezdjen</w:t>
      </w:r>
      <w:r w:rsidR="00ED00BB">
        <w:t>ek</w:t>
      </w:r>
      <w:r w:rsidR="00DA48B8">
        <w:t xml:space="preserve"> olvasni</w:t>
      </w:r>
      <w:r w:rsidR="007D2F50">
        <w:t xml:space="preserve"> az adatbázispéldányok</w:t>
      </w:r>
      <w:r w:rsidR="002D1801">
        <w:t>. Ha ezt a két információt (fájl-pozíció kettős)</w:t>
      </w:r>
      <w:r w:rsidR="006A1299">
        <w:t xml:space="preserve"> nem állítjuk be megfelelően, illetve nem tart</w:t>
      </w:r>
      <w:r w:rsidR="00326C3E">
        <w:t>juk naprakészen, adatbázisműveletek után nem tudja jó helyről kiolvasni az eseményeket az operatív szerver.</w:t>
      </w:r>
    </w:p>
    <w:p w14:paraId="547E006E" w14:textId="3B81256A" w:rsidR="00326C3E" w:rsidRDefault="00326C3E" w:rsidP="0090457C">
      <w:r>
        <w:t>Tehát a</w:t>
      </w:r>
      <w:r w:rsidR="00364062">
        <w:t xml:space="preserve"> master szerver adatbázisszerverében meg kell jeleníteni és fel kell jegyezni ezt a két információt.</w:t>
      </w:r>
    </w:p>
    <w:p w14:paraId="19803CA6" w14:textId="014D9ACA" w:rsidR="0053474D" w:rsidRDefault="0053474D" w:rsidP="0053474D">
      <w:pPr>
        <w:pStyle w:val="Cmsor4"/>
      </w:pPr>
      <w:r>
        <w:t>Operatív szerveren elvégzendő lépések</w:t>
      </w:r>
    </w:p>
    <w:p w14:paraId="1937E5FE" w14:textId="4F7E8581" w:rsidR="00B35870" w:rsidRDefault="00B35870" w:rsidP="00B35870">
      <w:r>
        <w:t xml:space="preserve">Az operatív szerveren az első feladat, hogy </w:t>
      </w:r>
      <w:r w:rsidR="00D02836">
        <w:t xml:space="preserve">a master szerveren található </w:t>
      </w:r>
      <w:r w:rsidR="005F47E0">
        <w:t>Word</w:t>
      </w:r>
      <w:r w:rsidR="00063337">
        <w:t>P</w:t>
      </w:r>
      <w:r w:rsidR="005F47E0">
        <w:t>resshez</w:t>
      </w:r>
      <w:r w:rsidR="00D02836">
        <w:t xml:space="preserve"> tartozó adatbázis állapotát átmásoljuk az operatív szerverre. Ez a kiinduló állapotok </w:t>
      </w:r>
      <w:r w:rsidR="003D2C66">
        <w:t>egyezését biztosítja.</w:t>
      </w:r>
    </w:p>
    <w:p w14:paraId="165D2769" w14:textId="6EAAE43E" w:rsidR="003D2C66" w:rsidRDefault="003D2C66" w:rsidP="00B35870">
      <w:r>
        <w:t>A master szerveren elvégzett lépésekhez hasonlóan az operatív szervere</w:t>
      </w:r>
      <w:r w:rsidR="007071A5">
        <w:t xml:space="preserve">n is el kell végezni a szerver azonosítójának módosítását (ebben az esetben is egyedinek kell lennie, ezért: </w:t>
      </w:r>
      <w:r w:rsidR="007071A5" w:rsidRPr="007071A5">
        <w:rPr>
          <w:i/>
          <w:iCs/>
          <w:lang w:val="en-GB"/>
        </w:rPr>
        <w:t>server-id: 2</w:t>
      </w:r>
      <w:r w:rsidR="007071A5">
        <w:t xml:space="preserve">), </w:t>
      </w:r>
      <w:r w:rsidR="00D60486">
        <w:t xml:space="preserve">a </w:t>
      </w:r>
      <w:r w:rsidR="0075420B">
        <w:t>naplófájlok helyének beállí</w:t>
      </w:r>
      <w:r w:rsidR="00EF73E2">
        <w:t xml:space="preserve">tását, valamint az operatív szerver esetében </w:t>
      </w:r>
      <w:r w:rsidR="00FD498D">
        <w:t xml:space="preserve">a </w:t>
      </w:r>
      <w:r w:rsidR="00FD498D" w:rsidRPr="00FD498D">
        <w:rPr>
          <w:i/>
          <w:iCs/>
          <w:lang w:val="en-GB"/>
        </w:rPr>
        <w:t>relay-log</w:t>
      </w:r>
      <w:r w:rsidR="00FD498D" w:rsidRPr="00FD498D">
        <w:rPr>
          <w:lang w:val="en-GB"/>
        </w:rPr>
        <w:t xml:space="preserve"> </w:t>
      </w:r>
      <w:r w:rsidR="00FD498D">
        <w:t>helyét is meg kell adni.</w:t>
      </w:r>
    </w:p>
    <w:p w14:paraId="2D03058D" w14:textId="521C3907" w:rsidR="00FD498D" w:rsidRDefault="00FD498D" w:rsidP="00B35870">
      <w:r>
        <w:t>Az ada</w:t>
      </w:r>
      <w:r w:rsidR="00AC76ED">
        <w:t xml:space="preserve">tbázisszerveren be kell állítani a master </w:t>
      </w:r>
      <w:proofErr w:type="gramStart"/>
      <w:r w:rsidR="00AC76ED">
        <w:t>szervert</w:t>
      </w:r>
      <w:proofErr w:type="gramEnd"/>
      <w:r w:rsidR="00AC76ED">
        <w:t xml:space="preserve"> mint master</w:t>
      </w:r>
      <w:r w:rsidR="00827FCB">
        <w:t>: meg kell adni a master IP-címét, a master szerveren futó adatbázisszerveren létrehozott felhasználó nevét és jelszavát</w:t>
      </w:r>
      <w:r w:rsidR="008D0603">
        <w:t>, illetve az aktuális log fájl nevét és a pozíciót.</w:t>
      </w:r>
    </w:p>
    <w:p w14:paraId="1FC49A8F" w14:textId="033D12D2" w:rsidR="008D0603" w:rsidRDefault="008D0603" w:rsidP="00B35870">
      <w:r>
        <w:t xml:space="preserve">Az adatbázisszerver újraindításán kívül jelen esetben a működés </w:t>
      </w:r>
      <w:r w:rsidR="004818DC">
        <w:t xml:space="preserve">elindítása érdekében ki kell adni az operatív szerver adatbázisszerverében a </w:t>
      </w:r>
      <w:r w:rsidR="004818DC" w:rsidRPr="004818DC">
        <w:rPr>
          <w:rStyle w:val="Kiemels"/>
        </w:rPr>
        <w:t>START SLAVE;</w:t>
      </w:r>
      <w:r w:rsidR="004818DC">
        <w:rPr>
          <w:i/>
          <w:iCs/>
        </w:rPr>
        <w:t xml:space="preserve"> </w:t>
      </w:r>
      <w:r w:rsidR="004818DC">
        <w:t>utasítást</w:t>
      </w:r>
      <w:r w:rsidR="00502EFF">
        <w:t>.</w:t>
      </w:r>
    </w:p>
    <w:p w14:paraId="5907B277" w14:textId="0029AAC8" w:rsidR="008566B5" w:rsidRDefault="008566B5" w:rsidP="008566B5">
      <w:pPr>
        <w:pStyle w:val="Cmsor4"/>
      </w:pPr>
      <w:r>
        <w:t>HyperDB csomag</w:t>
      </w:r>
    </w:p>
    <w:p w14:paraId="59897254" w14:textId="664D08FF" w:rsidR="008566B5" w:rsidRDefault="008566B5" w:rsidP="008566B5">
      <w:r>
        <w:t>A</w:t>
      </w:r>
      <w:r w:rsidR="006D10C3">
        <w:t xml:space="preserve"> korábban hivatkozott </w:t>
      </w:r>
      <w:r w:rsidR="29056C9B">
        <w:t>leírás</w:t>
      </w:r>
      <w:r w:rsidR="00A979CB">
        <w:t xml:space="preserve"> (</w:t>
      </w:r>
      <w:sdt>
        <w:sdtPr>
          <w:id w:val="1411976167"/>
          <w:citation/>
        </w:sdtPr>
        <w:sdtEndPr/>
        <w:sdtContent>
          <w:r w:rsidR="00A979CB">
            <w:fldChar w:fldCharType="begin"/>
          </w:r>
          <w:r w:rsidR="00A979CB">
            <w:instrText xml:space="preserve"> CITATION torbjorn \l 1038 </w:instrText>
          </w:r>
          <w:r w:rsidR="00A979CB">
            <w:fldChar w:fldCharType="separate"/>
          </w:r>
          <w:r w:rsidR="00BA455C">
            <w:rPr>
              <w:noProof/>
            </w:rPr>
            <w:t xml:space="preserve"> [14]</w:t>
          </w:r>
          <w:r w:rsidR="00A979CB">
            <w:fldChar w:fldCharType="end"/>
          </w:r>
        </w:sdtContent>
      </w:sdt>
      <w:r w:rsidR="00A979CB">
        <w:t>)</w:t>
      </w:r>
      <w:r w:rsidR="006D10C3">
        <w:t xml:space="preserve"> végén található egy rész, amely </w:t>
      </w:r>
      <w:r w:rsidR="00CC6DE7">
        <w:t xml:space="preserve">röviden bemutatja </w:t>
      </w:r>
      <w:r w:rsidR="006D10C3">
        <w:t xml:space="preserve">a </w:t>
      </w:r>
      <w:r w:rsidR="00CC6DE7">
        <w:t>Word</w:t>
      </w:r>
      <w:r w:rsidR="00063337">
        <w:t>P</w:t>
      </w:r>
      <w:r w:rsidR="00CC6DE7">
        <w:t xml:space="preserve">ress </w:t>
      </w:r>
      <w:r w:rsidR="005C240D">
        <w:t xml:space="preserve">konfigurálását </w:t>
      </w:r>
      <w:r w:rsidR="29056C9B">
        <w:t>a</w:t>
      </w:r>
      <w:r w:rsidR="005C240D">
        <w:t xml:space="preserve"> HyperDB csomag segítségével. Ez</w:t>
      </w:r>
      <w:r w:rsidR="00644AA3">
        <w:t>en lépések során a Word</w:t>
      </w:r>
      <w:r w:rsidR="00063337">
        <w:t>P</w:t>
      </w:r>
      <w:r w:rsidR="00644AA3">
        <w:t xml:space="preserve">ress konfigurációs fájljában kell módosítani </w:t>
      </w:r>
      <w:r w:rsidR="00EB5227">
        <w:t>például a kapcsolatok maximális számát, vagy éppen az adatbázisok adatait kell megadni.</w:t>
      </w:r>
    </w:p>
    <w:p w14:paraId="02940A3D" w14:textId="297E16DE" w:rsidR="00EB5227" w:rsidRPr="008566B5" w:rsidRDefault="00EB5227" w:rsidP="008566B5">
      <w:r>
        <w:t>Miután ezen lépéseket is elvégeztük, a rendszer elméletben kész a</w:t>
      </w:r>
      <w:r w:rsidR="00116438">
        <w:t>z elosztott működésre.</w:t>
      </w:r>
    </w:p>
    <w:p w14:paraId="2E1B5C36" w14:textId="004A05CF" w:rsidR="00AF1103" w:rsidRDefault="005C2134" w:rsidP="00AF1103">
      <w:pPr>
        <w:pStyle w:val="Cmsor2"/>
      </w:pPr>
      <w:bookmarkStart w:id="46" w:name="_Toc120874339"/>
      <w:r>
        <w:t>A m</w:t>
      </w:r>
      <w:r w:rsidR="00AF1103">
        <w:t>egvalósítás során jelentkezett problémák</w:t>
      </w:r>
      <w:bookmarkEnd w:id="46"/>
    </w:p>
    <w:p w14:paraId="32CD8F98" w14:textId="0081503A" w:rsidR="002B3E62" w:rsidRDefault="00E35AC7" w:rsidP="002B3E62">
      <w:r>
        <w:t>A</w:t>
      </w:r>
      <w:r w:rsidR="00534BE6">
        <w:t xml:space="preserve"> </w:t>
      </w:r>
      <w:r w:rsidR="00282B25">
        <w:t>két szerverből álló, elosztott működésű Word</w:t>
      </w:r>
      <w:r w:rsidR="00063337">
        <w:t>P</w:t>
      </w:r>
      <w:r w:rsidR="00282B25">
        <w:t xml:space="preserve">resst </w:t>
      </w:r>
      <w:r w:rsidR="009131BD">
        <w:t>mint szolgáltatást nyújtó</w:t>
      </w:r>
      <w:r w:rsidR="00282B25">
        <w:t xml:space="preserve"> rendszer elméleti lépésekben </w:t>
      </w:r>
      <w:r w:rsidR="00321A0A">
        <w:t xml:space="preserve">a </w:t>
      </w:r>
      <w:r w:rsidR="00321A0A">
        <w:fldChar w:fldCharType="begin"/>
      </w:r>
      <w:r w:rsidR="00321A0A">
        <w:instrText xml:space="preserve"> REF _Ref119753639 \r \h </w:instrText>
      </w:r>
      <w:r w:rsidR="00321A0A">
        <w:fldChar w:fldCharType="separate"/>
      </w:r>
      <w:r w:rsidR="00574CC1">
        <w:t>4.4</w:t>
      </w:r>
      <w:r w:rsidR="00321A0A">
        <w:fldChar w:fldCharType="end"/>
      </w:r>
      <w:r w:rsidR="00321A0A">
        <w:t xml:space="preserve"> fejezetben</w:t>
      </w:r>
      <w:r w:rsidR="0048175B">
        <w:t xml:space="preserve"> bemutatott módon elkészíthető. Az elvárás az, hogy a szükséges lépések elvégzésével a rendszer hiba nélkül</w:t>
      </w:r>
      <w:r w:rsidR="0021654C">
        <w:t xml:space="preserve"> működjék.</w:t>
      </w:r>
    </w:p>
    <w:p w14:paraId="5FB14136" w14:textId="72EAF8C4" w:rsidR="0021654C" w:rsidRDefault="0021654C" w:rsidP="002B3E62">
      <w:r>
        <w:t xml:space="preserve">Ezzel szemben a valóság az, hogy a lépések elvégzése után egyre csak </w:t>
      </w:r>
      <w:r w:rsidR="008E4F5B">
        <w:t xml:space="preserve">különböző hibaüzenetek jelentek meg a rendszer különböző </w:t>
      </w:r>
      <w:r w:rsidR="1F640BE5">
        <w:t>részeinek</w:t>
      </w:r>
      <w:r w:rsidR="008E4F5B">
        <w:t xml:space="preserve"> kimenetén. Volt, hogy az adatbázisszerverek hibás felkonfigurálása miatt kaptam </w:t>
      </w:r>
      <w:r w:rsidR="008E143F">
        <w:t xml:space="preserve">hibaüzenetet, de volt, hogy a tűzfalak nem </w:t>
      </w:r>
      <w:r w:rsidR="00D87BBE">
        <w:t xml:space="preserve">megfelelő </w:t>
      </w:r>
      <w:r w:rsidR="008E143F">
        <w:t xml:space="preserve">beállítása miatt </w:t>
      </w:r>
      <w:r w:rsidR="00D87BBE">
        <w:t xml:space="preserve">volt hiba. Ezeket a hibákat rendre sikerült orvosolni, ám </w:t>
      </w:r>
      <w:r w:rsidR="008B4F03">
        <w:t>volt kevésbé megoldható hiba.</w:t>
      </w:r>
    </w:p>
    <w:p w14:paraId="230D1013" w14:textId="02EC8CEF" w:rsidR="008B4F03" w:rsidRDefault="008B4F03" w:rsidP="002B3E62">
      <w:r>
        <w:t xml:space="preserve">A megvalósítás során </w:t>
      </w:r>
      <w:r w:rsidR="00424AF6">
        <w:t>lényegében kétféle problémacsoporttal kellett megküzdenem, amelyek között nagyobb kapcsolat van, mint elsőre hinnénk.</w:t>
      </w:r>
    </w:p>
    <w:p w14:paraId="47E758F5" w14:textId="312A547A" w:rsidR="00424AF6" w:rsidRDefault="00424AF6" w:rsidP="002B3E62">
      <w:r>
        <w:t xml:space="preserve">Az egyik nagy probléma a megfelelő szakirodalom hiánya. Részletes, precíz és kellően hiteles szakirodalom </w:t>
      </w:r>
      <w:r w:rsidR="00976490">
        <w:t xml:space="preserve">hiányában nagyságrendekkel nehezebb </w:t>
      </w:r>
      <w:r w:rsidR="00417803">
        <w:t xml:space="preserve">egy rendszer megvalósítása. </w:t>
      </w:r>
      <w:r w:rsidR="00B45A8B">
        <w:t xml:space="preserve">Jelen esetben, ahogyan már említettem, a hivatkozott útmutatón kívül lényegében </w:t>
      </w:r>
      <w:r w:rsidR="00E81A84">
        <w:t>nem találtam releváns másik útmutatót.</w:t>
      </w:r>
    </w:p>
    <w:p w14:paraId="3FF79AEC" w14:textId="7C7234E1" w:rsidR="00E81A84" w:rsidRDefault="00E81A84" w:rsidP="002B3E62">
      <w:r>
        <w:t>A szakirodalom hiánya a hibák elhárításánál is jelentkezett: a végső hib</w:t>
      </w:r>
      <w:r w:rsidR="00D624E8">
        <w:t>a megoldására</w:t>
      </w:r>
      <w:r>
        <w:t>, amit konzulensem</w:t>
      </w:r>
      <w:r w:rsidR="00D479E7">
        <w:t xml:space="preserve"> segítségével sem tudtunk megoldani,</w:t>
      </w:r>
      <w:r w:rsidR="00D624E8">
        <w:t xml:space="preserve"> nem </w:t>
      </w:r>
      <w:r w:rsidR="008264E9">
        <w:t>találtunk olyan cikket vagy bejegyzést, amely segített volna.</w:t>
      </w:r>
    </w:p>
    <w:p w14:paraId="0A966BF0" w14:textId="6BAA19E7" w:rsidR="008264E9" w:rsidRDefault="008264E9" w:rsidP="002B3E62">
      <w:r>
        <w:t xml:space="preserve">A </w:t>
      </w:r>
      <w:r w:rsidR="008B058E">
        <w:t>végső hiba</w:t>
      </w:r>
      <w:r w:rsidR="003347BA">
        <w:t xml:space="preserve"> (a</w:t>
      </w:r>
      <w:r w:rsidR="00DE4560">
        <w:t>z implementálás során kapott hibák jelentik a másik nagy problémacsoportot)</w:t>
      </w:r>
      <w:r w:rsidR="008B058E">
        <w:t xml:space="preserve"> a helyesnek vélt felkonfigurálást követően a Word</w:t>
      </w:r>
      <w:r w:rsidR="00063337">
        <w:t>P</w:t>
      </w:r>
      <w:r w:rsidR="008B058E">
        <w:t>ress kezdőlapján</w:t>
      </w:r>
      <w:r w:rsidR="00EF2061">
        <w:t xml:space="preserve"> a </w:t>
      </w:r>
      <w:r w:rsidR="00A507F7" w:rsidRPr="00A507F7">
        <w:rPr>
          <w:i/>
          <w:iCs/>
        </w:rPr>
        <w:fldChar w:fldCharType="begin"/>
      </w:r>
      <w:r w:rsidR="00A507F7" w:rsidRPr="00A507F7">
        <w:rPr>
          <w:i/>
          <w:iCs/>
        </w:rPr>
        <w:instrText xml:space="preserve"> REF hyperdb_error_abra_sorszam \h </w:instrText>
      </w:r>
      <w:r w:rsidR="00A507F7">
        <w:rPr>
          <w:i/>
          <w:iCs/>
        </w:rPr>
        <w:instrText xml:space="preserve"> \* MERGEFORMAT </w:instrText>
      </w:r>
      <w:r w:rsidR="00A507F7" w:rsidRPr="00A507F7">
        <w:rPr>
          <w:i/>
          <w:iCs/>
        </w:rPr>
      </w:r>
      <w:r w:rsidR="00A507F7" w:rsidRPr="00A507F7">
        <w:rPr>
          <w:i/>
          <w:iCs/>
        </w:rPr>
        <w:fldChar w:fldCharType="separate"/>
      </w:r>
      <w:r w:rsidR="00574CC1" w:rsidRPr="00574CC1">
        <w:rPr>
          <w:rStyle w:val="Kiemels"/>
          <w:i w:val="0"/>
          <w:iCs w:val="0"/>
          <w:noProof/>
        </w:rPr>
        <w:t>12</w:t>
      </w:r>
      <w:r w:rsidR="00A507F7" w:rsidRPr="00A507F7">
        <w:rPr>
          <w:i/>
          <w:iCs/>
        </w:rPr>
        <w:fldChar w:fldCharType="end"/>
      </w:r>
      <w:r w:rsidR="00A507F7">
        <w:t>.</w:t>
      </w:r>
      <w:r w:rsidR="00EF2061">
        <w:t xml:space="preserve"> </w:t>
      </w:r>
      <w:r w:rsidR="00A507F7">
        <w:t xml:space="preserve">ábrán látható módon </w:t>
      </w:r>
      <w:r w:rsidR="005258C5">
        <w:t>fogadott</w:t>
      </w:r>
      <w:r w:rsidR="00A507F7">
        <w:t>.</w:t>
      </w:r>
    </w:p>
    <w:p w14:paraId="1B475730" w14:textId="77777777" w:rsidR="00EF2061" w:rsidRDefault="00EF2061" w:rsidP="00EF2061">
      <w:pPr>
        <w:pStyle w:val="Kp"/>
      </w:pPr>
      <w:r w:rsidRPr="007B7C35">
        <w:rPr>
          <w:noProof/>
        </w:rPr>
        <w:drawing>
          <wp:inline distT="0" distB="0" distL="0" distR="0" wp14:anchorId="1605C88C" wp14:editId="7B124C5C">
            <wp:extent cx="4320000" cy="3044286"/>
            <wp:effectExtent l="0" t="0" r="4445" b="3810"/>
            <wp:docPr id="218" name="Kép 2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320000" cy="3044286"/>
                    </a:xfrm>
                    <a:prstGeom prst="rect">
                      <a:avLst/>
                    </a:prstGeom>
                  </pic:spPr>
                </pic:pic>
              </a:graphicData>
            </a:graphic>
          </wp:inline>
        </w:drawing>
      </w:r>
    </w:p>
    <w:bookmarkStart w:id="47" w:name="hyperdb_error_abra_sorszam"/>
    <w:p w14:paraId="1C14D43F" w14:textId="14410120" w:rsidR="00E60BAA" w:rsidRDefault="00EF2061" w:rsidP="00EF2061">
      <w:pPr>
        <w:pStyle w:val="Kpalrs"/>
      </w:pPr>
      <w:r>
        <w:rPr>
          <w:rStyle w:val="Kiemels"/>
        </w:rPr>
        <w:fldChar w:fldCharType="begin"/>
      </w:r>
      <w:r>
        <w:rPr>
          <w:rStyle w:val="Kiemels"/>
        </w:rPr>
        <w:instrText xml:space="preserve"> SEQ ábra \* ARABIC </w:instrText>
      </w:r>
      <w:r>
        <w:rPr>
          <w:rStyle w:val="Kiemels"/>
        </w:rPr>
        <w:fldChar w:fldCharType="separate"/>
      </w:r>
      <w:r w:rsidR="00574CC1">
        <w:rPr>
          <w:rStyle w:val="Kiemels"/>
          <w:noProof/>
        </w:rPr>
        <w:t>12</w:t>
      </w:r>
      <w:r>
        <w:rPr>
          <w:rStyle w:val="Kiemels"/>
        </w:rPr>
        <w:fldChar w:fldCharType="end"/>
      </w:r>
      <w:bookmarkEnd w:id="47"/>
      <w:r>
        <w:t>. ábra Hibaüzenet aktivált HyperDB csomaggal</w:t>
      </w:r>
    </w:p>
    <w:p w14:paraId="45F3D0B1" w14:textId="744D7037" w:rsidR="00374445" w:rsidRDefault="005B530A" w:rsidP="00374445">
      <w:r>
        <w:t xml:space="preserve">A hibaüzenet a következő: </w:t>
      </w:r>
      <w:r w:rsidRPr="00E20AEB">
        <w:rPr>
          <w:rStyle w:val="Kiemels"/>
          <w:lang w:val="en-GB"/>
        </w:rPr>
        <w:t>Unable to connect to</w:t>
      </w:r>
      <w:r w:rsidR="00700A47" w:rsidRPr="00E20AEB">
        <w:rPr>
          <w:rStyle w:val="Kiemels"/>
          <w:lang w:val="en-GB"/>
        </w:rPr>
        <w:t xml:space="preserve"> 192.168.50.180:3306 to read table ’wp_options’ (global),</w:t>
      </w:r>
      <w:r w:rsidR="00700A47">
        <w:t xml:space="preserve"> azaz </w:t>
      </w:r>
      <w:r w:rsidR="00700A47" w:rsidRPr="00E20AEB">
        <w:rPr>
          <w:rStyle w:val="Kiemels"/>
        </w:rPr>
        <w:t xml:space="preserve">Nem sikerült csatlakozni </w:t>
      </w:r>
      <w:r w:rsidR="00E20AEB" w:rsidRPr="00E20AEB">
        <w:rPr>
          <w:rStyle w:val="Kiemels"/>
        </w:rPr>
        <w:t>a 192.168.50.180:3306 címhez a ’wp_options’ tábla olvasása céljából (globális)</w:t>
      </w:r>
      <w:r w:rsidR="00E20AEB">
        <w:t xml:space="preserve">. A hibaüzenetben </w:t>
      </w:r>
      <w:r w:rsidR="00EA6CF6">
        <w:t>olvasható cím a master szerver IP-címe</w:t>
      </w:r>
      <w:r w:rsidR="205F23EB">
        <w:t>,</w:t>
      </w:r>
      <w:r w:rsidR="00E362AC">
        <w:t xml:space="preserve"> a 3306 portszám pedig az adatbázisszerver portja.</w:t>
      </w:r>
    </w:p>
    <w:p w14:paraId="3716C898" w14:textId="5480DD3B" w:rsidR="00C27FA4" w:rsidRDefault="00C27FA4" w:rsidP="00374445">
      <w:r w:rsidRPr="00C27FA4">
        <w:t>Ezt a hibát sem tűzfalbeállításokkal, sem az adatbázishoz kapcsolódó beállítások módosításával nem sikerült elhárítani. A hiba ellenére a 192.168.50.94 IP</w:t>
      </w:r>
      <w:r>
        <w:t>-</w:t>
      </w:r>
      <w:r w:rsidRPr="00C27FA4">
        <w:t xml:space="preserve">című </w:t>
      </w:r>
      <w:r>
        <w:t>operatív szerver</w:t>
      </w:r>
      <w:r w:rsidRPr="00C27FA4">
        <w:t xml:space="preserve"> példányról lehetett csatlakozni a 192.168.50.180 IP</w:t>
      </w:r>
      <w:r>
        <w:t>-</w:t>
      </w:r>
      <w:r w:rsidRPr="00C27FA4">
        <w:t xml:space="preserve">című master adatbázishoz a nyitott 3306-os porton keresztül, </w:t>
      </w:r>
      <w:r>
        <w:t>valamint</w:t>
      </w:r>
      <w:r w:rsidRPr="00C27FA4">
        <w:t xml:space="preserve"> a táblák is elérhetőek voltak.</w:t>
      </w:r>
    </w:p>
    <w:p w14:paraId="1C7A67DA" w14:textId="26683C94" w:rsidR="00AF1103" w:rsidRDefault="0029791E" w:rsidP="00AF1103">
      <w:pPr>
        <w:pStyle w:val="Cmsor2"/>
      </w:pPr>
      <w:bookmarkStart w:id="48" w:name="_Toc120874340"/>
      <w:r>
        <w:t>A működő rendszer megvalósítása</w:t>
      </w:r>
      <w:bookmarkEnd w:id="48"/>
    </w:p>
    <w:p w14:paraId="1E6BF106" w14:textId="2C3C0946" w:rsidR="00011A05" w:rsidRDefault="002167D5" w:rsidP="002167D5">
      <w:r>
        <w:t>Hosszas hibaelhárítá</w:t>
      </w:r>
      <w:r w:rsidR="00A0554C">
        <w:t>st célzó sikertelen próbálkozások</w:t>
      </w:r>
      <w:r w:rsidR="00A95676">
        <w:t xml:space="preserve"> után konzulensemmel egyeztetve </w:t>
      </w:r>
      <w:r w:rsidR="00307E8D">
        <w:t>új demonstrációs alkalmazás használata mellett döntöttünk. A konzulensem készített egy Üzenőfal webalkalmazást</w:t>
      </w:r>
      <w:r w:rsidR="00C91F08">
        <w:t xml:space="preserve">, amely </w:t>
      </w:r>
      <w:r w:rsidR="00EE277C">
        <w:t>primitívebb funkcionalitással rendelkezik, mint a Word</w:t>
      </w:r>
      <w:r w:rsidR="00063337">
        <w:t>P</w:t>
      </w:r>
      <w:r w:rsidR="00EE277C">
        <w:t>ress, ám annál egyszerűbb is.</w:t>
      </w:r>
    </w:p>
    <w:p w14:paraId="1AD7DBB2" w14:textId="5B0E519A" w:rsidR="00E97E42" w:rsidRDefault="00E97E42" w:rsidP="00E97E42">
      <w:pPr>
        <w:pStyle w:val="Cmsor3"/>
      </w:pPr>
      <w:bookmarkStart w:id="49" w:name="_Toc120874341"/>
      <w:r>
        <w:t>Az Üzenőfal</w:t>
      </w:r>
      <w:bookmarkEnd w:id="49"/>
    </w:p>
    <w:p w14:paraId="07E8C54C" w14:textId="6E53C2FA" w:rsidR="002167D5" w:rsidRDefault="00E86296" w:rsidP="002167D5">
      <w:r>
        <w:t>Az Üzenőfal üzenetek kezelésére alkalmas: létre lehet hozni üzenetet, amelyet minden az oldalra látogató felhasználó elér, illetve természetesen olvasni is lehet korábban megosztott üzeneteket</w:t>
      </w:r>
      <w:r w:rsidR="00BB5089">
        <w:t>.</w:t>
      </w:r>
    </w:p>
    <w:p w14:paraId="302149FB" w14:textId="77777777" w:rsidR="00D506DD" w:rsidRDefault="00D506DD" w:rsidP="00D506DD">
      <w:pPr>
        <w:pStyle w:val="Kp"/>
      </w:pPr>
      <w:r w:rsidRPr="00D506DD">
        <w:rPr>
          <w:noProof/>
        </w:rPr>
        <w:drawing>
          <wp:inline distT="0" distB="0" distL="0" distR="0" wp14:anchorId="17FAE950" wp14:editId="0121C6EC">
            <wp:extent cx="4320000" cy="3440566"/>
            <wp:effectExtent l="0" t="0" r="4445" b="7620"/>
            <wp:docPr id="222" name="Kép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000" cy="3440566"/>
                    </a:xfrm>
                    <a:prstGeom prst="rect">
                      <a:avLst/>
                    </a:prstGeom>
                    <a:noFill/>
                  </pic:spPr>
                </pic:pic>
              </a:graphicData>
            </a:graphic>
          </wp:inline>
        </w:drawing>
      </w:r>
    </w:p>
    <w:p w14:paraId="288BD4AA" w14:textId="1A15B68F" w:rsidR="00005336" w:rsidRDefault="00D506DD" w:rsidP="00D506DD">
      <w:pPr>
        <w:pStyle w:val="Kpalrs"/>
      </w:pPr>
      <w:r>
        <w:fldChar w:fldCharType="begin"/>
      </w:r>
      <w:r>
        <w:instrText>SEQ ábra \* ARABIC</w:instrText>
      </w:r>
      <w:r>
        <w:fldChar w:fldCharType="separate"/>
      </w:r>
      <w:r w:rsidR="00574CC1">
        <w:rPr>
          <w:noProof/>
        </w:rPr>
        <w:t>13</w:t>
      </w:r>
      <w:r>
        <w:fldChar w:fldCharType="end"/>
      </w:r>
      <w:r>
        <w:t>. ábra Az Üzenőfal kezdőoldala</w:t>
      </w:r>
    </w:p>
    <w:p w14:paraId="2E481C8D" w14:textId="25B33D54" w:rsidR="00D506DD" w:rsidRDefault="00D506DD" w:rsidP="00D506DD">
      <w:r>
        <w:t xml:space="preserve">Az egyszerűbb funkcionalitással </w:t>
      </w:r>
      <w:r w:rsidR="00AC4664">
        <w:t>rendelkező alkalmazás beüzemelése is egyszerűbb: egy konfigurációs fájlban be kell állítani</w:t>
      </w:r>
      <w:r w:rsidR="00305EDA">
        <w:t>, hogy az adott szerver melyik adatbázisból olvasson és melyikbe írjon. Ezt az adatbázisszervereket futtató szerverek IP-címének megadásával könnyen meg lehet tenni.</w:t>
      </w:r>
    </w:p>
    <w:p w14:paraId="6D43C0E2" w14:textId="77777777" w:rsidR="00D2476A" w:rsidRDefault="003E497F" w:rsidP="00D2476A">
      <w:pPr>
        <w:pStyle w:val="Kp"/>
      </w:pPr>
      <w:r>
        <w:rPr>
          <w:noProof/>
        </w:rPr>
        <w:drawing>
          <wp:inline distT="0" distB="0" distL="0" distR="0" wp14:anchorId="1E9BAB4F" wp14:editId="79A8FE59">
            <wp:extent cx="4320000" cy="3099728"/>
            <wp:effectExtent l="0" t="0" r="4445" b="5715"/>
            <wp:docPr id="223" name="Kép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3099728"/>
                    </a:xfrm>
                    <a:prstGeom prst="rect">
                      <a:avLst/>
                    </a:prstGeom>
                    <a:noFill/>
                    <a:ln>
                      <a:noFill/>
                    </a:ln>
                  </pic:spPr>
                </pic:pic>
              </a:graphicData>
            </a:graphic>
          </wp:inline>
        </w:drawing>
      </w:r>
    </w:p>
    <w:p w14:paraId="684498FA" w14:textId="73677023" w:rsidR="00F71606" w:rsidRDefault="00D2476A" w:rsidP="00D2476A">
      <w:pPr>
        <w:pStyle w:val="Kpalrs"/>
      </w:pPr>
      <w:r>
        <w:fldChar w:fldCharType="begin"/>
      </w:r>
      <w:r>
        <w:instrText>SEQ ábra \* ARABIC</w:instrText>
      </w:r>
      <w:r>
        <w:fldChar w:fldCharType="separate"/>
      </w:r>
      <w:r w:rsidR="00574CC1">
        <w:rPr>
          <w:noProof/>
        </w:rPr>
        <w:t>14</w:t>
      </w:r>
      <w:r>
        <w:fldChar w:fldCharType="end"/>
      </w:r>
      <w:r>
        <w:t>. ábra Az Üzenőfal konfigurációs fájljának részlete</w:t>
      </w:r>
    </w:p>
    <w:p w14:paraId="36D689EC" w14:textId="7DBB054E" w:rsidR="00B17F59" w:rsidRDefault="00B17F59" w:rsidP="00E86296">
      <w:r>
        <w:t>Miután minden szerveren elhelyeztem az Üzenőfal fájljait, beállítottam, hogy a webszerverek</w:t>
      </w:r>
      <w:r w:rsidR="00E86296">
        <w:t>en keresztül az Üzenőfalat érje el a felhasználó.</w:t>
      </w:r>
    </w:p>
    <w:p w14:paraId="0AC76DFC" w14:textId="65469E49" w:rsidR="00F107C7" w:rsidRDefault="007B3BCF" w:rsidP="00E86296">
      <w:r>
        <w:t xml:space="preserve">Minden szerveren ugyanúgy, az eddig nem említett </w:t>
      </w:r>
      <w:r w:rsidR="002D0BBA" w:rsidRPr="00D779C8">
        <w:rPr>
          <w:i/>
          <w:iCs/>
          <w:lang w:val="en-GB"/>
        </w:rPr>
        <w:t>n</w:t>
      </w:r>
      <w:r w:rsidRPr="00D779C8">
        <w:rPr>
          <w:i/>
          <w:iCs/>
          <w:lang w:val="en-GB"/>
        </w:rPr>
        <w:t>ginx</w:t>
      </w:r>
      <w:r w:rsidR="00C01556">
        <w:rPr>
          <w:lang w:val="en-GB"/>
        </w:rPr>
        <w:t xml:space="preserve"> </w:t>
      </w:r>
      <w:sdt>
        <w:sdtPr>
          <w:rPr>
            <w:lang w:val="en-GB"/>
          </w:rPr>
          <w:id w:val="1910951635"/>
          <w:citation/>
        </w:sdtPr>
        <w:sdtEndPr/>
        <w:sdtContent>
          <w:r w:rsidR="00C01556">
            <w:rPr>
              <w:lang w:val="en-GB"/>
            </w:rPr>
            <w:fldChar w:fldCharType="begin"/>
          </w:r>
          <w:r w:rsidR="00C01556">
            <w:instrText xml:space="preserve"> CITATION ngi22 \l 1038 </w:instrText>
          </w:r>
          <w:r w:rsidR="00C01556">
            <w:rPr>
              <w:lang w:val="en-GB"/>
            </w:rPr>
            <w:fldChar w:fldCharType="separate"/>
          </w:r>
          <w:r w:rsidR="00BA455C">
            <w:rPr>
              <w:noProof/>
            </w:rPr>
            <w:t>[15]</w:t>
          </w:r>
          <w:r w:rsidR="00C01556">
            <w:rPr>
              <w:lang w:val="en-GB"/>
            </w:rPr>
            <w:fldChar w:fldCharType="end"/>
          </w:r>
        </w:sdtContent>
      </w:sdt>
      <w:r w:rsidR="00C01556">
        <w:rPr>
          <w:lang w:val="en-GB"/>
        </w:rPr>
        <w:t xml:space="preserve"> </w:t>
      </w:r>
      <w:r w:rsidR="006823EE" w:rsidRPr="00C01556">
        <w:t>webszerver</w:t>
      </w:r>
      <w:r w:rsidR="006823EE">
        <w:t xml:space="preserve"> szolgáltatás segítségév</w:t>
      </w:r>
      <w:r w:rsidR="002D0BBA">
        <w:t xml:space="preserve">el publikáltam a weboldal fájljait. Az nginx hasonlóan </w:t>
      </w:r>
      <w:r w:rsidR="0031608F">
        <w:t xml:space="preserve">az Apache2-höz egy </w:t>
      </w:r>
      <w:r w:rsidR="00CA4D73">
        <w:t xml:space="preserve">széles spektrumú alkalmazási területtel bíró </w:t>
      </w:r>
      <w:r w:rsidR="00DB1FD4">
        <w:t>webszerver, amit szintén lehet használni (reverse) proxy szerverként is, de még sok-sok</w:t>
      </w:r>
      <w:r w:rsidR="00D113D3">
        <w:t xml:space="preserve"> egyéb fela</w:t>
      </w:r>
      <w:r w:rsidR="00DB1FD4">
        <w:t>datot el tud látni.</w:t>
      </w:r>
    </w:p>
    <w:p w14:paraId="1CADE762" w14:textId="700FA132" w:rsidR="00F05E50" w:rsidRDefault="00F05E50" w:rsidP="00E86296">
      <w:r>
        <w:t xml:space="preserve">Az Üzenőfallal már tudtam demonstrálni az elosztott működést: </w:t>
      </w:r>
      <w:r w:rsidR="00CD7EA0">
        <w:t xml:space="preserve">miután </w:t>
      </w:r>
      <w:r>
        <w:t>mindkét szerverre feltelepít</w:t>
      </w:r>
      <w:r w:rsidR="00CD7EA0">
        <w:t>ettem</w:t>
      </w:r>
      <w:r>
        <w:t xml:space="preserve"> </w:t>
      </w:r>
      <w:r w:rsidR="00CD7EA0">
        <w:t>és inicializáltam, az egyik szerver</w:t>
      </w:r>
      <w:r w:rsidR="00251F80">
        <w:t xml:space="preserve"> weboldalán posztolt üzenet azonnal megjelent a másik szerver weboldalán és fordítva.</w:t>
      </w:r>
    </w:p>
    <w:p w14:paraId="5A5CB7F6" w14:textId="1D61F09F" w:rsidR="007D58C1" w:rsidRDefault="007D58C1" w:rsidP="00E97E42">
      <w:pPr>
        <w:pStyle w:val="Cmsor3"/>
      </w:pPr>
      <w:bookmarkStart w:id="50" w:name="_Toc120874342"/>
      <w:r>
        <w:t>Az elosztott rendszer</w:t>
      </w:r>
      <w:r w:rsidR="00BB769D">
        <w:t xml:space="preserve"> terheléselosztó</w:t>
      </w:r>
      <w:r>
        <w:t xml:space="preserve"> </w:t>
      </w:r>
      <w:r w:rsidR="00BB769D">
        <w:t>képessége</w:t>
      </w:r>
      <w:bookmarkEnd w:id="50"/>
    </w:p>
    <w:p w14:paraId="7FDE5492" w14:textId="08B028FB" w:rsidR="007D58C1" w:rsidRDefault="007D58C1" w:rsidP="007D58C1">
      <w:r>
        <w:t>Még mielőtt áttérnék a</w:t>
      </w:r>
      <w:r w:rsidR="006E5E83">
        <w:t xml:space="preserve"> skálázás témakörére, </w:t>
      </w:r>
      <w:r w:rsidR="00BB769D">
        <w:t xml:space="preserve">szeretném bemutatni a rendszer terheléselosztó képességét. </w:t>
      </w:r>
      <w:r w:rsidR="009442C3">
        <w:t>A rendszer</w:t>
      </w:r>
      <w:r w:rsidR="00BB769D">
        <w:t xml:space="preserve"> </w:t>
      </w:r>
      <w:r w:rsidR="009442C3">
        <w:t>ezen képesség</w:t>
      </w:r>
      <w:r w:rsidR="001D5FAC">
        <w:t>ének bemutatása eddig csak a</w:t>
      </w:r>
      <w:r w:rsidR="00F263BE">
        <w:t>z elméleti megközelítésig terjedt, alkalmazott technológiákról, illetve a megvalósításáról nem esett szó.</w:t>
      </w:r>
    </w:p>
    <w:p w14:paraId="7A95FDE1" w14:textId="30150202" w:rsidR="003F69FD" w:rsidRDefault="00F263BE" w:rsidP="00950300">
      <w:r>
        <w:t xml:space="preserve">A </w:t>
      </w:r>
      <w:r w:rsidR="00004F19">
        <w:t xml:space="preserve">terheléselosztás témaköre azért nem kapott a szakdolgozatban külön fejezetet, mert </w:t>
      </w:r>
      <w:r w:rsidR="006E2E50">
        <w:t xml:space="preserve">annak megvalósítása az alkalmazott technológia segítségével meglehetősen könnyű és gyors részfeladat volt. </w:t>
      </w:r>
      <w:r w:rsidR="003F69FD">
        <w:t>Ez az alfejezet ezen technológia és a terheléselosztás megvalósításának folyamatát hivatott bemutatni.</w:t>
      </w:r>
    </w:p>
    <w:p w14:paraId="0C23E8F7" w14:textId="2426733D" w:rsidR="00586E1F" w:rsidRDefault="009151F7" w:rsidP="00586E1F">
      <w:r>
        <w:t>Ahogy korábban említettem, az nginx rengeteg féle feladatot el tud látni: képes proxy szerverként</w:t>
      </w:r>
      <w:r w:rsidR="00D76B03">
        <w:t xml:space="preserve">, egyszerű webszerverként, de akár levelezőszerverként is </w:t>
      </w:r>
      <w:r>
        <w:t xml:space="preserve">működni, </w:t>
      </w:r>
      <w:r w:rsidR="00D36D0E">
        <w:t>és ami számomra a legfontosabb: lehetőségünk van terheléselosztási feladatok</w:t>
      </w:r>
      <w:r w:rsidR="004A344A">
        <w:t>at is kiosztani számára.</w:t>
      </w:r>
    </w:p>
    <w:p w14:paraId="721FAEE5" w14:textId="3121C63C" w:rsidR="004A344A" w:rsidRDefault="00950300" w:rsidP="00586E1F">
      <w:r>
        <w:t xml:space="preserve">A webszerver konfigurációs fájljában lehetőségünk van megadni </w:t>
      </w:r>
      <w:r w:rsidR="00532077">
        <w:t>szerverelérési címeket, amelyek között valamilyen logika alapján kiválasztja</w:t>
      </w:r>
      <w:r w:rsidR="00A70FDB">
        <w:t>, hogy a soron következő beérkező kérést mely szervernek továbbítsa. Ezen döntési logikát a szolgáltatás biztosítja, a konfigurálás során elég csak a módszert meghatározni.</w:t>
      </w:r>
    </w:p>
    <w:p w14:paraId="77BEADE1" w14:textId="5938047E" w:rsidR="00A70FDB" w:rsidRDefault="00A70FDB" w:rsidP="00586E1F">
      <w:r>
        <w:t>Az nginx három féle algoritmus</w:t>
      </w:r>
      <w:r w:rsidR="00AD6CC4">
        <w:t xml:space="preserve"> </w:t>
      </w:r>
      <w:sdt>
        <w:sdtPr>
          <w:id w:val="-291134532"/>
          <w:citation/>
        </w:sdtPr>
        <w:sdtEndPr/>
        <w:sdtContent>
          <w:r w:rsidR="00AD6CC4">
            <w:fldChar w:fldCharType="begin"/>
          </w:r>
          <w:r w:rsidR="00AD6CC4">
            <w:instrText xml:space="preserve"> CITATION ngload \l 1038 </w:instrText>
          </w:r>
          <w:r w:rsidR="00AD6CC4">
            <w:fldChar w:fldCharType="separate"/>
          </w:r>
          <w:r w:rsidR="00BA455C">
            <w:rPr>
              <w:noProof/>
            </w:rPr>
            <w:t>[16]</w:t>
          </w:r>
          <w:r w:rsidR="00AD6CC4">
            <w:fldChar w:fldCharType="end"/>
          </w:r>
        </w:sdtContent>
      </w:sdt>
      <w:r w:rsidR="00AD6CC4">
        <w:t xml:space="preserve"> </w:t>
      </w:r>
      <w:r w:rsidR="007533B0">
        <w:t>közül enged választani</w:t>
      </w:r>
      <w:r w:rsidR="001755D1">
        <w:t xml:space="preserve"> (az algoritmusok</w:t>
      </w:r>
      <w:r w:rsidR="00D93D57">
        <w:t>at</w:t>
      </w:r>
      <w:r w:rsidR="001755D1">
        <w:t xml:space="preserve"> az angol terminológi</w:t>
      </w:r>
      <w:r w:rsidR="00C23873">
        <w:t>a szerinti nevük használatával mutatom be, ugyanis a mögöttük álló fogalmakat</w:t>
      </w:r>
      <w:r w:rsidR="0077145C">
        <w:t xml:space="preserve"> </w:t>
      </w:r>
      <w:r w:rsidR="00B126DA">
        <w:t>magya</w:t>
      </w:r>
      <w:r w:rsidR="00381A96">
        <w:t>r környezetben is</w:t>
      </w:r>
      <w:r w:rsidR="00B126DA">
        <w:t xml:space="preserve"> </w:t>
      </w:r>
      <w:r w:rsidR="0077145C">
        <w:t>többnyire az angol nevükön hív</w:t>
      </w:r>
      <w:r w:rsidR="00F005CD">
        <w:t>juk</w:t>
      </w:r>
      <w:r w:rsidR="00381A96">
        <w:t>. Ezek az algoritmusok a következők:</w:t>
      </w:r>
    </w:p>
    <w:p w14:paraId="648BCCCF" w14:textId="3A5B318D" w:rsidR="007533B0" w:rsidRDefault="007533B0" w:rsidP="007533B0">
      <w:pPr>
        <w:pStyle w:val="Listaszerbekezds"/>
        <w:numPr>
          <w:ilvl w:val="0"/>
          <w:numId w:val="24"/>
        </w:numPr>
        <w:rPr>
          <w:lang w:val="en-GB"/>
        </w:rPr>
      </w:pPr>
      <w:r w:rsidRPr="001D3CFE">
        <w:rPr>
          <w:lang w:val="en-GB"/>
        </w:rPr>
        <w:t>round-</w:t>
      </w:r>
      <w:r w:rsidR="001D3CFE" w:rsidRPr="001D3CFE">
        <w:rPr>
          <w:lang w:val="en-GB"/>
        </w:rPr>
        <w:t>robin</w:t>
      </w:r>
    </w:p>
    <w:p w14:paraId="5788CB22" w14:textId="11438AB3" w:rsidR="001755D1" w:rsidRDefault="001755D1" w:rsidP="007533B0">
      <w:pPr>
        <w:pStyle w:val="Listaszerbekezds"/>
        <w:numPr>
          <w:ilvl w:val="0"/>
          <w:numId w:val="24"/>
        </w:numPr>
        <w:rPr>
          <w:lang w:val="en-GB"/>
        </w:rPr>
      </w:pPr>
      <w:r>
        <w:rPr>
          <w:lang w:val="en-GB"/>
        </w:rPr>
        <w:t>least connected</w:t>
      </w:r>
    </w:p>
    <w:p w14:paraId="618EDB83" w14:textId="2987893B" w:rsidR="001755D1" w:rsidRDefault="001755D1" w:rsidP="007533B0">
      <w:pPr>
        <w:pStyle w:val="Listaszerbekezds"/>
        <w:numPr>
          <w:ilvl w:val="0"/>
          <w:numId w:val="24"/>
        </w:numPr>
        <w:rPr>
          <w:lang w:val="en-GB"/>
        </w:rPr>
      </w:pPr>
      <w:r>
        <w:rPr>
          <w:lang w:val="en-GB"/>
        </w:rPr>
        <w:t>IP-hash</w:t>
      </w:r>
    </w:p>
    <w:p w14:paraId="4FA8627E" w14:textId="3947F9B3" w:rsidR="00381A96" w:rsidRDefault="00381A96" w:rsidP="00381A96">
      <w:pPr>
        <w:rPr>
          <w:i/>
          <w:iCs/>
        </w:rPr>
      </w:pPr>
      <w:r w:rsidRPr="007E4A43">
        <w:t xml:space="preserve">A </w:t>
      </w:r>
      <w:r w:rsidR="007E4A43" w:rsidRPr="001502E6">
        <w:rPr>
          <w:rStyle w:val="Kiemels2"/>
        </w:rPr>
        <w:t>round-robin</w:t>
      </w:r>
      <w:r w:rsidR="00496DA8">
        <w:t xml:space="preserve"> algoritmus</w:t>
      </w:r>
      <w:r w:rsidR="007E4A43" w:rsidRPr="007E4A43">
        <w:t xml:space="preserve"> </w:t>
      </w:r>
      <w:r w:rsidR="00496DA8">
        <w:t>alapja a megadott szerverek valamilyen sorrendezés</w:t>
      </w:r>
      <w:r w:rsidR="00231551">
        <w:t>éből alkotott kör.</w:t>
      </w:r>
      <w:r w:rsidR="00496DA8">
        <w:t xml:space="preserve"> A konfiguráció során megadott </w:t>
      </w:r>
      <w:r w:rsidR="00E23526">
        <w:t>szerver</w:t>
      </w:r>
      <w:r w:rsidR="00EC02B7">
        <w:t>ek</w:t>
      </w:r>
      <w:r w:rsidR="00231551">
        <w:t xml:space="preserve"> sorrendjét</w:t>
      </w:r>
      <w:r w:rsidR="00E23526">
        <w:t xml:space="preserve"> </w:t>
      </w:r>
      <w:r w:rsidR="00932AA1">
        <w:t xml:space="preserve">eltárolja, majd ezalapján a bemenettől függetlenül sorban </w:t>
      </w:r>
      <w:r w:rsidR="00B96847">
        <w:t>adja a kimenetre a soron következő szervert,</w:t>
      </w:r>
      <w:r w:rsidR="00F47A1D">
        <w:t xml:space="preserve"> ám miután az utolsó szerver is megjelent kimenetként, a következő kimenet az első szerver lesz, így egy végtelen kört alkot a véges számú </w:t>
      </w:r>
      <w:r w:rsidR="00763237">
        <w:t xml:space="preserve">szerverből. Az </w:t>
      </w:r>
      <w:r w:rsidR="00763237">
        <w:rPr>
          <w:i/>
          <w:iCs/>
        </w:rPr>
        <w:t xml:space="preserve">{A; B; C} </w:t>
      </w:r>
      <w:r w:rsidR="00763237">
        <w:t>szerverhármasra a kimene</w:t>
      </w:r>
      <w:r w:rsidR="004C050C">
        <w:t>t tehát</w:t>
      </w:r>
      <w:r w:rsidR="00763237">
        <w:t xml:space="preserve"> </w:t>
      </w:r>
      <w:r w:rsidR="002D4A3E">
        <w:t xml:space="preserve">a következő lesz: </w:t>
      </w:r>
      <w:r w:rsidR="002D4A3E">
        <w:rPr>
          <w:i/>
          <w:iCs/>
        </w:rPr>
        <w:t>A; B;</w:t>
      </w:r>
      <w:r w:rsidR="004C050C">
        <w:rPr>
          <w:i/>
          <w:iCs/>
        </w:rPr>
        <w:t xml:space="preserve"> </w:t>
      </w:r>
      <w:r w:rsidR="002D4A3E">
        <w:rPr>
          <w:i/>
          <w:iCs/>
        </w:rPr>
        <w:t>C; A; B; C; A…</w:t>
      </w:r>
    </w:p>
    <w:p w14:paraId="35AC97CA" w14:textId="7ADE65C7" w:rsidR="004C050C" w:rsidRDefault="001502E6" w:rsidP="00381A96">
      <w:r>
        <w:t xml:space="preserve">Ez az algoritmus </w:t>
      </w:r>
      <w:r w:rsidR="00080A27">
        <w:t xml:space="preserve">elég primitív olyan értelemben, hogy semmilyen </w:t>
      </w:r>
      <w:r w:rsidR="00E54FB9">
        <w:t>tekintettel nincs a szerverek terheltségére, azokat nem ellenőrzi és nem is veszi figyelembe a döntés során</w:t>
      </w:r>
      <w:r w:rsidR="00D42E11">
        <w:t>, de cserébe nagyon gyorsan dönt.</w:t>
      </w:r>
    </w:p>
    <w:p w14:paraId="40F36DEB" w14:textId="3599E972" w:rsidR="00D42E11" w:rsidRDefault="00D42E11" w:rsidP="00381A96">
      <w:r>
        <w:t xml:space="preserve">A </w:t>
      </w:r>
      <w:r w:rsidRPr="00D42E11">
        <w:rPr>
          <w:rStyle w:val="Kiemels2"/>
          <w:lang w:val="en-GB"/>
        </w:rPr>
        <w:t>least-connected</w:t>
      </w:r>
      <w:r w:rsidR="00965C14" w:rsidRPr="005B5121">
        <w:t xml:space="preserve"> </w:t>
      </w:r>
      <w:r w:rsidR="005B5121">
        <w:t xml:space="preserve">(legkevesebb kapcsolattal rendelkező) </w:t>
      </w:r>
      <w:r w:rsidR="00965C14" w:rsidRPr="005B5121">
        <w:t>algorit</w:t>
      </w:r>
      <w:r w:rsidR="005B5121">
        <w:t xml:space="preserve">mus </w:t>
      </w:r>
      <w:r w:rsidR="004C3849">
        <w:t xml:space="preserve">azt a szervert adja kimenetként, </w:t>
      </w:r>
      <w:r w:rsidR="00F52CD6">
        <w:t>amelyik szerver a legkevesebb aktív kapcsolattal rendelkezik.</w:t>
      </w:r>
      <w:r w:rsidR="00956D93">
        <w:t xml:space="preserve"> Ez az algoritmus komplexebb, figyelembe veszi a szerverek </w:t>
      </w:r>
      <w:r w:rsidR="00646459">
        <w:t xml:space="preserve">állapotát, ám itt is előfordulhatnak anomáliák (az aktív kapcsolatok száma nem egyenértékű információ a valós terheltséggel, </w:t>
      </w:r>
      <w:r w:rsidR="00C26EAB">
        <w:t>lehet egy szerver sok aktív kapcsolattal kevéssé terhelt, valamint fordítva).</w:t>
      </w:r>
    </w:p>
    <w:p w14:paraId="48FF9114" w14:textId="72047D4D" w:rsidR="00C26EAB" w:rsidRDefault="00C26EAB" w:rsidP="0020708D">
      <w:r>
        <w:t xml:space="preserve">A </w:t>
      </w:r>
      <w:r w:rsidRPr="00C26EAB">
        <w:rPr>
          <w:rStyle w:val="Kiemels2"/>
          <w:lang w:val="en-GB"/>
        </w:rPr>
        <w:t>IP-hash</w:t>
      </w:r>
      <w:r>
        <w:t xml:space="preserve"> a</w:t>
      </w:r>
      <w:r w:rsidR="00511F1E">
        <w:t xml:space="preserve">lgoritmus </w:t>
      </w:r>
      <w:r w:rsidR="002E220C">
        <w:t xml:space="preserve">kimenete </w:t>
      </w:r>
      <w:r w:rsidR="00027A8B">
        <w:t xml:space="preserve">az </w:t>
      </w:r>
      <w:r w:rsidR="00027A8B" w:rsidRPr="00027A8B">
        <w:t>előzőekkel</w:t>
      </w:r>
      <w:r w:rsidR="00027A8B">
        <w:t xml:space="preserve"> ellentétben</w:t>
      </w:r>
      <w:r w:rsidR="0020708D">
        <w:t xml:space="preserve"> a </w:t>
      </w:r>
      <w:r w:rsidR="002E220C">
        <w:t xml:space="preserve">bemeneti kérés függvénye. Figyelembe veszi, hogy az adott kérés melyik IP tartományból érkezett, </w:t>
      </w:r>
      <w:r w:rsidR="00CC520B">
        <w:t>és az adott tartományhoz rendelt szervert adja kimenetként.</w:t>
      </w:r>
    </w:p>
    <w:p w14:paraId="3147E730" w14:textId="0F4BEF6D" w:rsidR="00C07C04" w:rsidRDefault="00C07C04" w:rsidP="0020708D">
      <w:r>
        <w:t xml:space="preserve">Az előbb felsorolt három algoritmus nem kizárólagos, lehet többszintű topológiákat alkotni, ahol </w:t>
      </w:r>
      <w:r w:rsidR="000248B8">
        <w:t xml:space="preserve">például </w:t>
      </w:r>
      <w:r>
        <w:t xml:space="preserve">először egy </w:t>
      </w:r>
      <w:r w:rsidRPr="000248B8">
        <w:rPr>
          <w:lang w:val="en-GB"/>
        </w:rPr>
        <w:t xml:space="preserve">IP-hash </w:t>
      </w:r>
      <w:r>
        <w:t xml:space="preserve">algoritmus alapján </w:t>
      </w:r>
      <w:r w:rsidR="000248B8">
        <w:t>választunk szervercsoportot, azon belül pedig round-robin alapján.</w:t>
      </w:r>
    </w:p>
    <w:p w14:paraId="6F2CF2D9" w14:textId="57756A3D" w:rsidR="000248B8" w:rsidRPr="005B5121" w:rsidRDefault="000248B8" w:rsidP="0020708D">
      <w:r>
        <w:t>Én a rendszerem megvalósítása során</w:t>
      </w:r>
      <w:r w:rsidR="00EC6738">
        <w:t xml:space="preserve"> az alapértelmezett round-robin ütemezőt alkalmaztam, mive</w:t>
      </w:r>
      <w:r w:rsidR="000076EB">
        <w:t xml:space="preserve">l </w:t>
      </w:r>
      <w:r w:rsidR="00F66909">
        <w:t xml:space="preserve">célom volt, hogy véges időn belül biztosan </w:t>
      </w:r>
      <w:r w:rsidR="007A44BC">
        <w:t>a teljes szerverhalmaz megjelenjen a kimenetén.</w:t>
      </w:r>
    </w:p>
    <w:p w14:paraId="69B00209" w14:textId="65ABB4D6" w:rsidR="0029791E" w:rsidRDefault="0029791E" w:rsidP="0029791E">
      <w:pPr>
        <w:pStyle w:val="Cmsor1"/>
      </w:pPr>
      <w:bookmarkStart w:id="51" w:name="_Ref119158633"/>
      <w:bookmarkStart w:id="52" w:name="_Toc120874343"/>
      <w:r>
        <w:t>Automatikus skálázás</w:t>
      </w:r>
      <w:bookmarkEnd w:id="51"/>
      <w:bookmarkEnd w:id="52"/>
    </w:p>
    <w:p w14:paraId="5A7E28D0" w14:textId="3D84FC49" w:rsidR="0038607F" w:rsidRDefault="62292040" w:rsidP="0038607F">
      <w:r>
        <w:t>Korunk szoftvertervezői abban a helyzetben vannak, hogy egy szoftver megtervezése</w:t>
      </w:r>
      <w:del w:id="53" w:author="Vendégfelhasználó" w:date="2022-12-01T14:12:00Z">
        <w:r w:rsidR="00087017" w:rsidDel="62292040">
          <w:delText>s</w:delText>
        </w:r>
      </w:del>
      <w:r>
        <w:t xml:space="preserve"> során modern tervezési elvek hada elérhető számukra, amelyek segítenek a tervezés folyamatában, s amelyek mindegyike valamilyen hátrányt vagy nehézséget okozó jelenséget kíván megelőzni. A modern elvek segítségével olyan szoftverrendszerek hozhatók létre, amelyek tervezésükből fakadóan képesek arra, hogy hosszútávon is jól kezeljék a bővítést, módosítást. Ezen elvek figyelembevételével hosszútávon is könnyen karbantartható és fejleszthető rendszereket lehet létrehozni.</w:t>
      </w:r>
    </w:p>
    <w:p w14:paraId="31CF407B" w14:textId="3AE95AE2" w:rsidR="0038607F" w:rsidRDefault="00864842" w:rsidP="0038607F">
      <w:r>
        <w:t xml:space="preserve">Kifejezett célom volt, hogy ezt </w:t>
      </w:r>
      <w:r w:rsidR="002F2AB0">
        <w:t xml:space="preserve">a komplexitásban </w:t>
      </w:r>
      <w:r>
        <w:t xml:space="preserve">az elosztott rendszer létrehozásához hasonlítható feladatot szintén kisebb részfeladatokra bontsam, de ezesetben nem csak </w:t>
      </w:r>
      <w:r w:rsidR="006D0152">
        <w:t>a feladat egyszeri elkészítésére terjedt ki ez a döntés</w:t>
      </w:r>
      <w:r w:rsidR="001C3447">
        <w:t>: a rendszert is ilyen elvek mentén terveztem meg.</w:t>
      </w:r>
    </w:p>
    <w:p w14:paraId="1141B9B6" w14:textId="7D766FD4" w:rsidR="002F2AB0" w:rsidRDefault="005F57C5" w:rsidP="0038607F">
      <w:r>
        <w:t xml:space="preserve">Az automatikus skálázás alfeladat célja, hogy </w:t>
      </w:r>
      <w:r w:rsidR="006E2072">
        <w:rPr>
          <w:i/>
          <w:iCs/>
        </w:rPr>
        <w:t>„</w:t>
      </w:r>
      <w:r w:rsidR="00411ADC">
        <w:rPr>
          <w:i/>
          <w:iCs/>
        </w:rPr>
        <w:t>Szükség van egy új szerverre a terhelés méretei miatt</w:t>
      </w:r>
      <w:r w:rsidR="006E2072">
        <w:rPr>
          <w:i/>
          <w:iCs/>
        </w:rPr>
        <w:t>”</w:t>
      </w:r>
      <w:r w:rsidR="006E2072">
        <w:t xml:space="preserve"> </w:t>
      </w:r>
      <w:r w:rsidR="00411ADC">
        <w:t>megállapításból</w:t>
      </w:r>
      <w:r w:rsidR="00977FD5">
        <w:t xml:space="preserve"> </w:t>
      </w:r>
      <w:commentRangeStart w:id="54"/>
      <w:commentRangeStart w:id="55"/>
      <w:r w:rsidR="00977FD5">
        <w:t>létrejöjjön</w:t>
      </w:r>
      <w:commentRangeEnd w:id="54"/>
      <w:r>
        <w:rPr>
          <w:rStyle w:val="Jegyzethivatkozs"/>
        </w:rPr>
        <w:commentReference w:id="54"/>
      </w:r>
      <w:commentRangeEnd w:id="55"/>
      <w:r w:rsidR="001974E5">
        <w:rPr>
          <w:rStyle w:val="Jegyzethivatkozs"/>
        </w:rPr>
        <w:commentReference w:id="55"/>
      </w:r>
      <w:r w:rsidR="001974E5">
        <w:t xml:space="preserve"> </w:t>
      </w:r>
      <w:r w:rsidR="00977FD5">
        <w:t xml:space="preserve">egy új szerver, az bele legyen integrálva a rendszerbe és a </w:t>
      </w:r>
      <w:r w:rsidR="002E7DDB">
        <w:t xml:space="preserve">hozzá rendelt </w:t>
      </w:r>
      <w:r w:rsidR="00977FD5">
        <w:t>beérkező kérése</w:t>
      </w:r>
      <w:r w:rsidR="002E7DDB">
        <w:t>ket</w:t>
      </w:r>
      <w:r w:rsidR="00977FD5">
        <w:t xml:space="preserve"> elkezdje feldolgozni</w:t>
      </w:r>
      <w:r w:rsidR="00411ADC">
        <w:t xml:space="preserve">, valamint az </w:t>
      </w:r>
      <w:r w:rsidR="00411ADC">
        <w:rPr>
          <w:i/>
          <w:iCs/>
        </w:rPr>
        <w:t>„Egy szervert le lehet állítani, mert csökkent a terhelés”</w:t>
      </w:r>
      <w:r w:rsidR="00411ADC">
        <w:t xml:space="preserve"> megállapítás hatására egy szerver befejezze tevékenységét, leálljon </w:t>
      </w:r>
      <w:r w:rsidR="00A60563">
        <w:t>és a rendszer kitörölje a nyilvántartásból, annak tovább ne küldjön kéréseket.</w:t>
      </w:r>
    </w:p>
    <w:p w14:paraId="1E9267EB" w14:textId="0D1A5DA3" w:rsidR="00A60563" w:rsidRDefault="002505E3" w:rsidP="008D6F0F">
      <w:r>
        <w:t>Nagyon fontosnak tartottam a tervezés során, hogy hasonlóan egy modern szoftverhez, az én esetemben is minden felelősség szét legyen választva</w:t>
      </w:r>
      <w:r w:rsidR="005B2883">
        <w:t xml:space="preserve"> és </w:t>
      </w:r>
      <w:r>
        <w:t>az egyes egységek könnyen cserél</w:t>
      </w:r>
      <w:r w:rsidR="005B2883">
        <w:t>hetők legyenek</w:t>
      </w:r>
      <w:r w:rsidR="008D6F0F">
        <w:t>. Ezen tervezési elvemmel összhangban</w:t>
      </w:r>
      <w:r w:rsidR="00E83306">
        <w:t xml:space="preserve"> a feladatot felelősségek mentén feldaraboltam: nyilvánvaló, hogy a feladat nem mindegyik része tartozik </w:t>
      </w:r>
      <w:r w:rsidR="00D055D2">
        <w:t>egy operatív szerverre</w:t>
      </w:r>
      <w:r w:rsidR="00C341C4">
        <w:t xml:space="preserve"> vagy épp a master szerverre, más feladatokat kell az egyes szervereken elvégezni.</w:t>
      </w:r>
    </w:p>
    <w:p w14:paraId="7F170C89" w14:textId="1570B787" w:rsidR="00C76961" w:rsidRDefault="00C341C4" w:rsidP="00C76961">
      <w:r>
        <w:t xml:space="preserve">A feladatokat tehát </w:t>
      </w:r>
      <w:r w:rsidR="00EB53B5">
        <w:t>felbontottam a részek elvégzésének helye szerint: egy adott részfeladat</w:t>
      </w:r>
      <w:r w:rsidR="00BF0E34">
        <w:t xml:space="preserve"> elvégzése szempontjából</w:t>
      </w:r>
      <w:r w:rsidR="00EB53B5">
        <w:t xml:space="preserve"> három hely</w:t>
      </w:r>
      <w:r w:rsidR="00BF0E34">
        <w:t xml:space="preserve"> jöhet szóba</w:t>
      </w:r>
      <w:r w:rsidR="00EB53B5">
        <w:t xml:space="preserve">: </w:t>
      </w:r>
      <w:r w:rsidR="00BF0E34">
        <w:t>a futtató környezet, a master szerver, valamint az érintett operatív szerver</w:t>
      </w:r>
      <w:r w:rsidR="00ED7224">
        <w:t>.</w:t>
      </w:r>
      <w:r w:rsidR="00C76961">
        <w:t xml:space="preserve"> Minden feladat, ami egy adott típusú szerver halmazába került, jó helyre került felelősség szempontjából, valamint minden halmaz tartalmazza az adott típushoz tartozó összes szükséges feladatot.</w:t>
      </w:r>
    </w:p>
    <w:p w14:paraId="203D6B65" w14:textId="222788A4" w:rsidR="00C76961" w:rsidRPr="00411ADC" w:rsidRDefault="00221F14" w:rsidP="00C76961">
      <w:r>
        <w:t>A következő</w:t>
      </w:r>
      <w:r w:rsidR="00D5050A">
        <w:t xml:space="preserve">kben szeretném </w:t>
      </w:r>
      <w:r w:rsidR="00E444E4">
        <w:t>részletezni</w:t>
      </w:r>
      <w:r w:rsidR="00D5050A">
        <w:t>, hogy a</w:t>
      </w:r>
      <w:r w:rsidR="00DE4A45">
        <w:t>z egyes szervereknek mi</w:t>
      </w:r>
      <w:r w:rsidR="007B51EB">
        <w:t>k</w:t>
      </w:r>
      <w:r w:rsidR="00DE4A45">
        <w:t xml:space="preserve"> a feladat</w:t>
      </w:r>
      <w:r w:rsidR="007B51EB">
        <w:t>ai</w:t>
      </w:r>
      <w:r w:rsidR="00DE4A45">
        <w:t xml:space="preserve">k egy szerver indítása vagy leállítása során, </w:t>
      </w:r>
      <w:r w:rsidR="00E444E4">
        <w:t xml:space="preserve">bemutatni az alkalmazott technológiát és </w:t>
      </w:r>
      <w:r w:rsidR="0055769F">
        <w:t>ismertetni a feladatok elvégzésének menetét</w:t>
      </w:r>
      <w:r w:rsidR="00EA000F">
        <w:t>.</w:t>
      </w:r>
    </w:p>
    <w:p w14:paraId="0C7C56A1" w14:textId="7AD8BB99" w:rsidR="00703AE7" w:rsidRDefault="009F3E10" w:rsidP="005D6C8E">
      <w:pPr>
        <w:pStyle w:val="Cmsor2"/>
      </w:pPr>
      <w:bookmarkStart w:id="56" w:name="_Toc120874344"/>
      <w:r>
        <w:t>A megoldási módszerek</w:t>
      </w:r>
      <w:bookmarkEnd w:id="56"/>
    </w:p>
    <w:p w14:paraId="2D04904C" w14:textId="142FA8EB" w:rsidR="00C865BC" w:rsidRDefault="00C6071C" w:rsidP="00C865BC">
      <w:r>
        <w:t>A tervezés során többféle technológi</w:t>
      </w:r>
      <w:r w:rsidR="00D45EC3">
        <w:t>a</w:t>
      </w:r>
      <w:r>
        <w:t>, megközelítési módszer</w:t>
      </w:r>
      <w:r w:rsidR="00585D78">
        <w:t xml:space="preserve"> állt rendelkezésemre, amelyek kisebb</w:t>
      </w:r>
      <w:r w:rsidR="00C826B5">
        <w:t>-</w:t>
      </w:r>
      <w:r w:rsidR="00585D78">
        <w:t>nagyobb mértékben eltértek egymástól.</w:t>
      </w:r>
      <w:r w:rsidR="00C826B5">
        <w:t xml:space="preserve"> A módszerek</w:t>
      </w:r>
      <w:r w:rsidR="00B908DA">
        <w:t xml:space="preserve">nek két nagyobb, jól elkülönülő ágát </w:t>
      </w:r>
      <w:r w:rsidR="00DD38E6">
        <w:t>határoztam meg: az egyik csoportba tartoztak az alkalmazás</w:t>
      </w:r>
      <w:r w:rsidR="009B1CAE">
        <w:t>- vagy</w:t>
      </w:r>
      <w:r w:rsidR="00DD38E6">
        <w:t xml:space="preserve"> programalapú</w:t>
      </w:r>
      <w:r w:rsidR="009B1CAE">
        <w:t xml:space="preserve"> megközelítések, a másik csoportba a </w:t>
      </w:r>
      <w:r w:rsidR="005C0A03">
        <w:t>szkript</w:t>
      </w:r>
      <w:r w:rsidR="009C344E">
        <w:t>- és szolgáltatásalapú megoldások.</w:t>
      </w:r>
    </w:p>
    <w:p w14:paraId="5199D684" w14:textId="6D3653DC" w:rsidR="009C344E" w:rsidRDefault="009C344E" w:rsidP="00C865BC">
      <w:r>
        <w:t>A programalapú megközelítések</w:t>
      </w:r>
      <w:r w:rsidR="009B1925">
        <w:t xml:space="preserve"> alapja egy valamilyen programozási nyelv</w:t>
      </w:r>
      <w:r w:rsidR="00125C2E">
        <w:t xml:space="preserve"> (C#, Java, Pytho</w:t>
      </w:r>
      <w:r w:rsidR="00F56831">
        <w:t>n stb.</w:t>
      </w:r>
      <w:r w:rsidR="00125C2E">
        <w:t>)</w:t>
      </w:r>
      <w:r w:rsidR="009B1925">
        <w:t xml:space="preserve"> segítségével létrehozott program, amely az elvégzendő feladatokat </w:t>
      </w:r>
      <w:r w:rsidR="00B76EA7">
        <w:t xml:space="preserve">vagy önmaga elvégzi, vagy a különböző típusú </w:t>
      </w:r>
      <w:r w:rsidR="00F0489A">
        <w:t>szervereken elhelyezkedő kliensalkalmazásoknak delegálja.</w:t>
      </w:r>
    </w:p>
    <w:p w14:paraId="2C81742E" w14:textId="35A4C390" w:rsidR="00F56831" w:rsidRDefault="00F56831" w:rsidP="00C865BC">
      <w:r>
        <w:t>A másik megközelítési mód alapjá</w:t>
      </w:r>
      <w:r w:rsidR="29056C9B">
        <w:t>t</w:t>
      </w:r>
      <w:r>
        <w:t xml:space="preserve"> a</w:t>
      </w:r>
      <w:r w:rsidR="0060690F">
        <w:t xml:space="preserve"> bash</w:t>
      </w:r>
      <w:r>
        <w:t xml:space="preserve"> </w:t>
      </w:r>
      <w:r w:rsidR="29056C9B">
        <w:t>szkriptek</w:t>
      </w:r>
      <w:r w:rsidR="0060690F">
        <w:t xml:space="preserve"> jelentették. Ennek a megközelítésnek a lényeg</w:t>
      </w:r>
      <w:r w:rsidR="00AC7145">
        <w:t>e az, hogy a</w:t>
      </w:r>
      <w:r w:rsidR="00F076A6">
        <w:t xml:space="preserve"> feladat megoldása </w:t>
      </w:r>
      <w:r w:rsidR="00C827F0">
        <w:t xml:space="preserve">során </w:t>
      </w:r>
      <w:r w:rsidR="00F076A6">
        <w:t>elvégzendő lépések</w:t>
      </w:r>
      <w:r w:rsidR="00C827F0">
        <w:t xml:space="preserve">et bash </w:t>
      </w:r>
      <w:r w:rsidR="005C0A03">
        <w:t>szkriptek</w:t>
      </w:r>
      <w:r w:rsidR="00C827F0">
        <w:t xml:space="preserve"> segítségével automatizáljuk. A programalapú </w:t>
      </w:r>
      <w:r w:rsidR="00E72D1E">
        <w:t xml:space="preserve">megoldások során is hasonló az automatizálás, csak </w:t>
      </w:r>
      <w:r w:rsidR="00251C94">
        <w:t xml:space="preserve">abban az esetben egy </w:t>
      </w:r>
      <w:r w:rsidR="29056C9B">
        <w:t>indirekció</w:t>
      </w:r>
      <w:r w:rsidR="007B104D">
        <w:t>t</w:t>
      </w:r>
      <w:r w:rsidR="00251C94">
        <w:t xml:space="preserve"> figyelhetünk meg</w:t>
      </w:r>
      <w:r w:rsidR="0085327D">
        <w:t xml:space="preserve"> </w:t>
      </w:r>
      <w:r w:rsidR="00463502">
        <w:t>meghatározott lépésre irányuló utasítás kiadása, illetve a</w:t>
      </w:r>
      <w:r w:rsidR="001741A5">
        <w:t xml:space="preserve">z operációs rendszeren végrehajtott lépés között. A bash </w:t>
      </w:r>
      <w:r w:rsidR="006464BC">
        <w:t>szkriptek pont azokat az utasításokat tartalmazzák, mely</w:t>
      </w:r>
      <w:r w:rsidR="00847802">
        <w:t>eket kézzel is elvégeznénk.</w:t>
      </w:r>
    </w:p>
    <w:p w14:paraId="00FBC8F2" w14:textId="77777777" w:rsidR="00B017CB" w:rsidRDefault="0053193B" w:rsidP="00B017CB">
      <w:pPr>
        <w:pStyle w:val="Kp"/>
      </w:pPr>
      <w:r>
        <w:rPr>
          <w:noProof/>
        </w:rPr>
        <mc:AlternateContent>
          <mc:Choice Requires="wps">
            <w:drawing>
              <wp:inline distT="0" distB="0" distL="0" distR="0" wp14:anchorId="54FA77BE" wp14:editId="17E76C3A">
                <wp:extent cx="5400000" cy="1404620"/>
                <wp:effectExtent l="0" t="0" r="0" b="1905"/>
                <wp:docPr id="2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noFill/>
                          <a:miter lim="800000"/>
                          <a:headEnd/>
                          <a:tailEnd/>
                        </a:ln>
                      </wps:spPr>
                      <wps:txbx>
                        <w:txbxContent>
                          <w:p w14:paraId="1EAE2803" w14:textId="77777777" w:rsidR="001B71CE" w:rsidRDefault="001B71CE" w:rsidP="001B71CE">
                            <w:pPr>
                              <w:pStyle w:val="Kd"/>
                              <w:rPr>
                                <w:noProof/>
                              </w:rPr>
                            </w:pPr>
                            <w:r>
                              <w:rPr>
                                <w:noProof/>
                              </w:rPr>
                              <w:t>#Setting IP's</w:t>
                            </w:r>
                          </w:p>
                          <w:p w14:paraId="1A41B982" w14:textId="77777777" w:rsidR="001B71CE" w:rsidRDefault="001B71CE" w:rsidP="001B71CE">
                            <w:pPr>
                              <w:pStyle w:val="Kd"/>
                              <w:rPr>
                                <w:noProof/>
                              </w:rPr>
                            </w:pPr>
                            <w:r>
                              <w:rPr>
                                <w:noProof/>
                              </w:rPr>
                              <w:t>masterIP=$(cat /uzenofal/masterIP)</w:t>
                            </w:r>
                          </w:p>
                          <w:p w14:paraId="66766F77" w14:textId="77777777" w:rsidR="001B71CE" w:rsidRDefault="001B71CE" w:rsidP="001B71CE">
                            <w:pPr>
                              <w:pStyle w:val="Kd"/>
                              <w:rPr>
                                <w:noProof/>
                              </w:rPr>
                            </w:pPr>
                            <w:r>
                              <w:rPr>
                                <w:noProof/>
                              </w:rPr>
                              <w:t>slaveIP=$(hostname -I | awk '{gsub(/^ +| +$/,"")} {print $0}')</w:t>
                            </w:r>
                          </w:p>
                          <w:p w14:paraId="689F0DC2" w14:textId="77777777" w:rsidR="001B71CE" w:rsidRDefault="001B71CE" w:rsidP="001B71CE">
                            <w:pPr>
                              <w:pStyle w:val="Kd"/>
                              <w:rPr>
                                <w:noProof/>
                              </w:rPr>
                            </w:pPr>
                            <w:r>
                              <w:rPr>
                                <w:noProof/>
                              </w:rPr>
                              <w:t>slave_name=$(hostname -I | awk '{gsub(/^ +| +$/,"")} {print $0}' | awk -F'.' '{print $4}')</w:t>
                            </w:r>
                          </w:p>
                          <w:p w14:paraId="3821D492" w14:textId="38DFAA09" w:rsidR="0053193B" w:rsidRDefault="001B71CE" w:rsidP="001B71CE">
                            <w:pPr>
                              <w:pStyle w:val="Kd"/>
                              <w:rPr>
                                <w:noProof/>
                              </w:rPr>
                            </w:pPr>
                            <w:r>
                              <w:rPr>
                                <w:noProof/>
                              </w:rPr>
                              <w:t>echo "[LOG] IP adresses and names defined, MASTER IP: [${masterIP}] SLAVE IP: [${slaveIP}] SLAVE NAME: [slave_${slave_name}]"</w:t>
                            </w:r>
                          </w:p>
                        </w:txbxContent>
                      </wps:txbx>
                      <wps:bodyPr rot="0" vert="horz" wrap="square" lIns="91440" tIns="45720" rIns="91440" bIns="45720" anchor="t" anchorCtr="0">
                        <a:spAutoFit/>
                      </wps:bodyPr>
                    </wps:wsp>
                  </a:graphicData>
                </a:graphic>
              </wp:inline>
            </w:drawing>
          </mc:Choice>
          <mc:Fallback>
            <w:pict>
              <v:shape w14:anchorId="54FA77BE" id="Szövegdoboz 2" o:spid="_x0000_s11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" stroked="f">
                <v:textbox style="mso-fit-shape-to-text:t">
                  <w:txbxContent>
                    <w:p w14:paraId="1EAE2803" w14:textId="77777777" w:rsidR="001B71CE" w:rsidRDefault="001B71CE" w:rsidP="001B71CE">
                      <w:pPr>
                        <w:pStyle w:val="Kd"/>
                        <w:rPr>
                          <w:noProof/>
                        </w:rPr>
                      </w:pPr>
                      <w:r>
                        <w:rPr>
                          <w:noProof/>
                        </w:rPr>
                        <w:t>#Setting IP's</w:t>
                      </w:r>
                    </w:p>
                    <w:p w14:paraId="1A41B982" w14:textId="77777777" w:rsidR="001B71CE" w:rsidRDefault="001B71CE" w:rsidP="001B71CE">
                      <w:pPr>
                        <w:pStyle w:val="Kd"/>
                        <w:rPr>
                          <w:noProof/>
                        </w:rPr>
                      </w:pPr>
                      <w:r>
                        <w:rPr>
                          <w:noProof/>
                        </w:rPr>
                        <w:t>masterIP=$(cat /uzenofal/masterIP)</w:t>
                      </w:r>
                    </w:p>
                    <w:p w14:paraId="66766F77" w14:textId="77777777" w:rsidR="001B71CE" w:rsidRDefault="001B71CE" w:rsidP="001B71CE">
                      <w:pPr>
                        <w:pStyle w:val="Kd"/>
                        <w:rPr>
                          <w:noProof/>
                        </w:rPr>
                      </w:pPr>
                      <w:r>
                        <w:rPr>
                          <w:noProof/>
                        </w:rPr>
                        <w:t>slaveIP=$(hostname -I | awk '{gsub(/^ +| +$/,"")} {print $0}')</w:t>
                      </w:r>
                    </w:p>
                    <w:p w14:paraId="689F0DC2" w14:textId="77777777" w:rsidR="001B71CE" w:rsidRDefault="001B71CE" w:rsidP="001B71CE">
                      <w:pPr>
                        <w:pStyle w:val="Kd"/>
                        <w:rPr>
                          <w:noProof/>
                        </w:rPr>
                      </w:pPr>
                      <w:r>
                        <w:rPr>
                          <w:noProof/>
                        </w:rPr>
                        <w:t>slave_name=$(hostname -I | awk '{gsub(/^ +| +$/,"")} {print $0}' | awk -F'.' '{print $4}')</w:t>
                      </w:r>
                    </w:p>
                    <w:p w14:paraId="3821D492" w14:textId="38DFAA09" w:rsidR="0053193B" w:rsidRDefault="001B71CE" w:rsidP="001B71CE">
                      <w:pPr>
                        <w:pStyle w:val="Kd"/>
                        <w:rPr>
                          <w:noProof/>
                        </w:rPr>
                      </w:pPr>
                      <w:r>
                        <w:rPr>
                          <w:noProof/>
                        </w:rPr>
                        <w:t>echo "[LOG] IP adresses and names defined, MASTER IP: [${masterIP}] SLAVE IP: [${slaveIP}] SLAVE NAME: [slave_${slave_name}]"</w:t>
                      </w:r>
                    </w:p>
                  </w:txbxContent>
                </v:textbox>
                <w10:anchorlock/>
              </v:shape>
            </w:pict>
          </mc:Fallback>
        </mc:AlternateContent>
      </w:r>
    </w:p>
    <w:p w14:paraId="47D4FFA4" w14:textId="7735295F" w:rsidR="0053193B" w:rsidRDefault="00B017CB" w:rsidP="00B017CB">
      <w:pPr>
        <w:pStyle w:val="Kpalrs"/>
      </w:pPr>
      <w:r>
        <w:fldChar w:fldCharType="begin"/>
      </w:r>
      <w:r>
        <w:instrText>SEQ ábra \* ARABIC</w:instrText>
      </w:r>
      <w:r>
        <w:fldChar w:fldCharType="separate"/>
      </w:r>
      <w:r w:rsidR="00574CC1">
        <w:rPr>
          <w:noProof/>
        </w:rPr>
        <w:t>15</w:t>
      </w:r>
      <w:r>
        <w:fldChar w:fldCharType="end"/>
      </w:r>
      <w:r>
        <w:t xml:space="preserve">. ábra Részlet a </w:t>
      </w:r>
      <w:r>
        <w:rPr>
          <w:i/>
          <w:iCs/>
        </w:rPr>
        <w:t>setup.sh</w:t>
      </w:r>
      <w:r>
        <w:t xml:space="preserve"> inicializáló bash szk</w:t>
      </w:r>
      <w:r w:rsidR="00210360">
        <w:t>r</w:t>
      </w:r>
      <w:r>
        <w:t>iptből</w:t>
      </w:r>
    </w:p>
    <w:p w14:paraId="775043C7" w14:textId="28837C83" w:rsidR="0053193B" w:rsidRDefault="00847802" w:rsidP="0053193B">
      <w:r>
        <w:t>A feladat megoldásához bash szkriptek</w:t>
      </w:r>
      <w:r w:rsidR="00F56479">
        <w:t xml:space="preserve">et </w:t>
      </w:r>
      <w:r w:rsidR="00824CEC">
        <w:t>és az Ubuntu operációs rendszerek</w:t>
      </w:r>
      <w:r w:rsidR="00C87D9A">
        <w:t xml:space="preserve">en </w:t>
      </w:r>
      <w:r w:rsidR="00824CEC">
        <w:t xml:space="preserve">(és általában minden Linux </w:t>
      </w:r>
      <w:r w:rsidR="002C6BFA">
        <w:t>disztribúci</w:t>
      </w:r>
      <w:r w:rsidR="00A945F5">
        <w:t>ón</w:t>
      </w:r>
      <w:r w:rsidR="00C87D9A">
        <w:t xml:space="preserve">) elérhető </w:t>
      </w:r>
      <w:r w:rsidR="008D0AB8">
        <w:t>szolgáltatásokat</w:t>
      </w:r>
      <w:r w:rsidR="00B302E1">
        <w:t xml:space="preserve"> (</w:t>
      </w:r>
      <w:r w:rsidR="00B302E1">
        <w:rPr>
          <w:i/>
          <w:iCs/>
        </w:rPr>
        <w:t>service</w:t>
      </w:r>
      <w:r w:rsidR="00B302E1">
        <w:t>) használtam.</w:t>
      </w:r>
      <w:r w:rsidR="00804783">
        <w:t xml:space="preserve"> </w:t>
      </w:r>
      <w:r w:rsidR="00935A11">
        <w:t xml:space="preserve">A </w:t>
      </w:r>
      <w:r w:rsidR="008E0AFF">
        <w:t>szolgáltatások</w:t>
      </w:r>
      <w:r w:rsidR="00CF3D17">
        <w:t xml:space="preserve"> olyan programok, amik a háttérben futnak</w:t>
      </w:r>
      <w:r w:rsidR="00804783">
        <w:t xml:space="preserve">, így egyszeri elindításuktól kezdve addig futnak, amíg </w:t>
      </w:r>
      <w:r w:rsidR="29056C9B">
        <w:t xml:space="preserve">le </w:t>
      </w:r>
      <w:r w:rsidR="00804783">
        <w:t>nem állítjuk.</w:t>
      </w:r>
      <w:r w:rsidR="00D23DDA">
        <w:t xml:space="preserve"> Pontosan ilyen szolg</w:t>
      </w:r>
      <w:r w:rsidR="0010416D">
        <w:t xml:space="preserve">áltatások teszik lehetővé, hogy </w:t>
      </w:r>
      <w:r w:rsidR="00303C23">
        <w:t>az elosztott rendszer által nyújtott szolgáltatás</w:t>
      </w:r>
      <w:r w:rsidR="00A3429B">
        <w:t xml:space="preserve"> </w:t>
      </w:r>
      <w:r w:rsidR="00991AD1">
        <w:t>működése során az automatikus skálá</w:t>
      </w:r>
      <w:r w:rsidR="002B6C0D">
        <w:t>zás motorja minden időpillanatban figyelj</w:t>
      </w:r>
      <w:r w:rsidR="000734C7">
        <w:t>e</w:t>
      </w:r>
      <w:r w:rsidR="002B6C0D">
        <w:t xml:space="preserve"> a terhelést és döntéseket hozzon.</w:t>
      </w:r>
    </w:p>
    <w:p w14:paraId="4986CD83" w14:textId="574C6D0E" w:rsidR="002B6C0D" w:rsidRPr="00B302E1" w:rsidRDefault="002B6C0D" w:rsidP="00804783">
      <w:r>
        <w:t>A</w:t>
      </w:r>
      <w:r w:rsidR="00F1322F">
        <w:t>z Ubuntu</w:t>
      </w:r>
      <w:r>
        <w:t xml:space="preserve"> szolgáltatások segítségével tehát jószerivel éjjel-nappal</w:t>
      </w:r>
      <w:r w:rsidR="00200105">
        <w:t>, minden pillanatban tettre kész</w:t>
      </w:r>
      <w:r w:rsidR="00F1322F">
        <w:t xml:space="preserve"> skálázó szolgáltatást, motort tudunk üzemeltetni, ami a szkriptek segítésé</w:t>
      </w:r>
      <w:r w:rsidR="00073C43">
        <w:t>gével be is tud avatkozni a rendszer működésébe. Ezt választottam megoldási módszernek, a következő alfejezetekben szeretném kifejteni ennek tervezését és megvalósítását.</w:t>
      </w:r>
    </w:p>
    <w:p w14:paraId="61AE8EE5" w14:textId="5E85BEA3" w:rsidR="00980913" w:rsidRDefault="000428CB" w:rsidP="00980913">
      <w:pPr>
        <w:pStyle w:val="Cmsor2"/>
      </w:pPr>
      <w:bookmarkStart w:id="57" w:name="_Toc120874345"/>
      <w:r>
        <w:t>Felelősségek</w:t>
      </w:r>
      <w:r w:rsidR="00176B75">
        <w:t xml:space="preserve"> és feladatok</w:t>
      </w:r>
      <w:bookmarkEnd w:id="57"/>
    </w:p>
    <w:p w14:paraId="4F396514" w14:textId="71277EBA" w:rsidR="00A8345B" w:rsidRDefault="00073C43" w:rsidP="00A8345B">
      <w:r>
        <w:t>A</w:t>
      </w:r>
      <w:r w:rsidR="006F722D">
        <w:t>hogyan az elosztott rendszer</w:t>
      </w:r>
      <w:r w:rsidR="00E62482">
        <w:t xml:space="preserve"> esetében is</w:t>
      </w:r>
      <w:r w:rsidR="006F722D">
        <w:t xml:space="preserve">, </w:t>
      </w:r>
      <w:r w:rsidR="00E62482">
        <w:t xml:space="preserve">úgy jelen esetben is </w:t>
      </w:r>
      <w:r w:rsidR="00D80825">
        <w:t xml:space="preserve">az elvégzendő </w:t>
      </w:r>
      <w:r w:rsidR="00020FC0">
        <w:t xml:space="preserve">teljes feladatot </w:t>
      </w:r>
      <w:r w:rsidR="00F408CB">
        <w:t xml:space="preserve">alfeladatokra bontottam. </w:t>
      </w:r>
      <w:r w:rsidR="00AE599C">
        <w:t xml:space="preserve">A </w:t>
      </w:r>
      <w:r w:rsidR="00A8345B">
        <w:t xml:space="preserve">feladatot </w:t>
      </w:r>
      <w:r w:rsidR="00AE599C">
        <w:t xml:space="preserve">közel elemi egységekre </w:t>
      </w:r>
      <w:r w:rsidR="00A8345B">
        <w:t xml:space="preserve">bontottam oly módon, hogy azok szintén egymásra épüljenek. Először </w:t>
      </w:r>
      <w:r w:rsidR="00190950">
        <w:t>az egyszerűbb</w:t>
      </w:r>
      <w:r w:rsidR="00A8345B">
        <w:t xml:space="preserve">, alacsonyabb szintű feladatokkal kezdtem, majd onnan haladtam az általánosítás, magasabb szint felé: mintha kis kockákból, téglákból építenék össze egy nagy </w:t>
      </w:r>
      <w:r w:rsidR="002913E6">
        <w:t>kockát.</w:t>
      </w:r>
    </w:p>
    <w:p w14:paraId="4EA3C81F" w14:textId="63FC66B7" w:rsidR="00AE599C" w:rsidRDefault="00122151" w:rsidP="000B3FEE">
      <w:r>
        <w:t xml:space="preserve">A </w:t>
      </w:r>
      <w:r w:rsidR="002913E6">
        <w:t>feladat</w:t>
      </w:r>
      <w:r>
        <w:t xml:space="preserve"> </w:t>
      </w:r>
      <w:r w:rsidR="00190950">
        <w:t>felbontása</w:t>
      </w:r>
      <w:r w:rsidR="002913E6">
        <w:t xml:space="preserve"> </w:t>
      </w:r>
      <w:r>
        <w:t xml:space="preserve">nem csak a </w:t>
      </w:r>
      <w:r w:rsidR="00901181">
        <w:t>feladat elvégzésére jellemző: a működő rendszer</w:t>
      </w:r>
      <w:r w:rsidR="0081537F">
        <w:t>ben az egyes modulok felelősségek szerint is szét vannak választva.</w:t>
      </w:r>
      <w:r w:rsidR="00190950">
        <w:t xml:space="preserve"> A működő rendszerben fellelhető modulok </w:t>
      </w:r>
      <w:r w:rsidR="001F78DB">
        <w:t>minden esetben egyetlen szerver felelősségi körébe tartoznak.</w:t>
      </w:r>
      <w:r w:rsidR="000B3FEE">
        <w:t xml:space="preserve"> </w:t>
      </w:r>
      <w:r w:rsidR="00AE599C">
        <w:t>Megvizsgáltam az alfeladatokat olyan szempontból, hogy azt kinek, pontosabban melyik típusú szervernek a felelőssége elvégezni, a feladatok ily módon elkülönültek egymástól.</w:t>
      </w:r>
    </w:p>
    <w:p w14:paraId="3B1B8016" w14:textId="5FBB7C0C" w:rsidR="000B3FEE" w:rsidRDefault="00FA5558" w:rsidP="000B3FEE">
      <w:r>
        <w:t>A szeparációt követően tehát elkülöníthetőek a feladatok, melyeket az egyes szervereknek kell elvégezniük. Ezeket a felelősségi köröket és a hozzájuk tartozó feladatok megoldását szeretném</w:t>
      </w:r>
      <w:r w:rsidR="00C91DA9">
        <w:t xml:space="preserve"> bemutatni a fejezet következő részében.</w:t>
      </w:r>
    </w:p>
    <w:p w14:paraId="783ACBDE" w14:textId="169A743F" w:rsidR="00834308" w:rsidRDefault="00DD6491" w:rsidP="00834308">
      <w:pPr>
        <w:pStyle w:val="Cmsor3"/>
      </w:pPr>
      <w:bookmarkStart w:id="58" w:name="_Toc120874346"/>
      <w:r>
        <w:t>O</w:t>
      </w:r>
      <w:r w:rsidR="00834308">
        <w:t>peratív szerver</w:t>
      </w:r>
      <w:bookmarkEnd w:id="58"/>
    </w:p>
    <w:p w14:paraId="3E6A5879" w14:textId="16740CD9" w:rsidR="00B8045A" w:rsidRDefault="00904F93" w:rsidP="00B8045A">
      <w:r>
        <w:t xml:space="preserve">Mielőtt </w:t>
      </w:r>
      <w:r w:rsidR="00295C14">
        <w:t xml:space="preserve">az operatív szerver </w:t>
      </w:r>
      <w:r>
        <w:t>automatikus skálázási feladatait bemutatnám, szeretném ismertetni az operatív szerverek életciklus-modelljét, mivel ennek tisztázása nagyban segíti az elvégzendő feladatok meghatározását és helyes szeparálását.</w:t>
      </w:r>
      <w:r w:rsidR="00F8282E">
        <w:t xml:space="preserve"> Az életciklus értelmezése után a felmerülő feladatok </w:t>
      </w:r>
      <w:r w:rsidR="004D18DF">
        <w:t>felelősség szerinti felosztása is egyszerűbb feladat</w:t>
      </w:r>
      <w:r w:rsidR="00F80AF4">
        <w:t>.</w:t>
      </w:r>
    </w:p>
    <w:p w14:paraId="71B5C44C" w14:textId="77777777" w:rsidR="005445CE" w:rsidRDefault="00904F93" w:rsidP="005445CE">
      <w:pPr>
        <w:pStyle w:val="Kp"/>
      </w:pPr>
      <w:r>
        <w:rPr>
          <w:noProof/>
        </w:rPr>
        <mc:AlternateContent>
          <mc:Choice Requires="wpc">
            <w:drawing>
              <wp:inline distT="0" distB="0" distL="0" distR="0" wp14:anchorId="0401FF14" wp14:editId="7AD6C600">
                <wp:extent cx="5400040" cy="5430253"/>
                <wp:effectExtent l="0" t="0" r="0" b="0"/>
                <wp:docPr id="220" name="Vászon 2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7" name="Téglalap: lekerekített 247"/>
                        <wps:cNvSpPr/>
                        <wps:spPr>
                          <a:xfrm>
                            <a:off x="751205" y="588793"/>
                            <a:ext cx="1260000"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97DEC" w14:textId="3FAFE51C" w:rsidR="005B4E13" w:rsidRPr="005B4E13" w:rsidRDefault="005B4E13" w:rsidP="005B4E13">
                              <w:pPr>
                                <w:pStyle w:val="Nincstrkz"/>
                                <w:jc w:val="center"/>
                                <w:rPr>
                                  <w:color w:val="000000" w:themeColor="text1"/>
                                </w:rPr>
                              </w:pPr>
                              <w:r w:rsidRPr="005B4E13">
                                <w:rPr>
                                  <w:color w:val="000000" w:themeColor="text1"/>
                                </w:rPr>
                                <w:t>Lehelyezés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églalap: lekerekített 248"/>
                        <wps:cNvSpPr/>
                        <wps:spPr>
                          <a:xfrm>
                            <a:off x="752140" y="1613042"/>
                            <a:ext cx="1260000"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EBB650" w14:textId="3991681F" w:rsidR="005B4E13" w:rsidRPr="005B4E13" w:rsidRDefault="005B4E13" w:rsidP="005B4E13">
                              <w:pPr>
                                <w:pStyle w:val="Nincstrkz"/>
                                <w:jc w:val="center"/>
                                <w:rPr>
                                  <w:color w:val="000000" w:themeColor="text1"/>
                                </w:rPr>
                              </w:pPr>
                              <w:r>
                                <w:rPr>
                                  <w:color w:val="000000" w:themeColor="text1"/>
                                </w:rPr>
                                <w:t>Inicializálás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Téglalap: lekerekített 250"/>
                        <wps:cNvSpPr/>
                        <wps:spPr>
                          <a:xfrm>
                            <a:off x="752140" y="2637264"/>
                            <a:ext cx="1260000"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494D7" w14:textId="32BA194A" w:rsidR="00D50936" w:rsidRPr="00D50936" w:rsidRDefault="00D50936" w:rsidP="00D50936">
                              <w:pPr>
                                <w:pStyle w:val="Nincstrkz"/>
                                <w:jc w:val="center"/>
                                <w:rPr>
                                  <w:color w:val="000000" w:themeColor="text1"/>
                                </w:rPr>
                              </w:pPr>
                              <w:r w:rsidRPr="00D50936">
                                <w:rPr>
                                  <w:color w:val="000000" w:themeColor="text1"/>
                                </w:rPr>
                                <w:t>Működés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Téglalap: lekerekített 251"/>
                        <wps:cNvSpPr/>
                        <wps:spPr>
                          <a:xfrm>
                            <a:off x="751840" y="3661619"/>
                            <a:ext cx="1260000"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79869" w14:textId="5035D7A0" w:rsidR="00CC41A1" w:rsidRPr="00CC41A1" w:rsidRDefault="00CC41A1" w:rsidP="00CC41A1">
                              <w:pPr>
                                <w:pStyle w:val="Nincstrkz"/>
                                <w:jc w:val="center"/>
                                <w:rPr>
                                  <w:color w:val="000000" w:themeColor="text1"/>
                                </w:rPr>
                              </w:pPr>
                              <w:r w:rsidRPr="00CC41A1">
                                <w:rPr>
                                  <w:color w:val="000000" w:themeColor="text1"/>
                                </w:rPr>
                                <w:t>Leállítás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Téglalap: lekerekített 252"/>
                        <wps:cNvSpPr/>
                        <wps:spPr>
                          <a:xfrm>
                            <a:off x="751207" y="4685996"/>
                            <a:ext cx="1260707" cy="432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A9473" w14:textId="3F1E6B9E" w:rsidR="00CC41A1" w:rsidRPr="00997B98" w:rsidRDefault="00997B98" w:rsidP="00997B98">
                              <w:pPr>
                                <w:pStyle w:val="Nincstrkz"/>
                                <w:jc w:val="center"/>
                                <w:rPr>
                                  <w:color w:val="000000" w:themeColor="text1"/>
                                </w:rPr>
                              </w:pPr>
                              <w:r w:rsidRPr="00997B98">
                                <w:rPr>
                                  <w:color w:val="000000" w:themeColor="text1"/>
                                </w:rPr>
                                <w:t>Megsemmisítés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3" name="Szövegdoboz 253"/>
                        <wps:cNvSpPr txBox="1"/>
                        <wps:spPr>
                          <a:xfrm>
                            <a:off x="2847707" y="491092"/>
                            <a:ext cx="2340000" cy="625787"/>
                          </a:xfrm>
                          <a:prstGeom prst="rect">
                            <a:avLst/>
                          </a:prstGeom>
                          <a:noFill/>
                          <a:ln w="6350">
                            <a:noFill/>
                          </a:ln>
                        </wps:spPr>
                        <wps:txbx>
                          <w:txbxContent>
                            <w:p w14:paraId="52970FD2" w14:textId="2C1BB26C" w:rsidR="00E00740" w:rsidRDefault="00771F5D" w:rsidP="00E00740">
                              <w:pPr>
                                <w:pStyle w:val="Nincstrkz"/>
                              </w:pPr>
                              <w:r>
                                <w:t>A virtuális gép lehelyezése a futtatókörnyezetben, valamint a szerver elindítása.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Szövegdoboz 253"/>
                        <wps:cNvSpPr txBox="1"/>
                        <wps:spPr>
                          <a:xfrm>
                            <a:off x="2847807" y="1581746"/>
                            <a:ext cx="2340000" cy="493037"/>
                          </a:xfrm>
                          <a:prstGeom prst="rect">
                            <a:avLst/>
                          </a:prstGeom>
                          <a:noFill/>
                          <a:ln w="6350">
                            <a:noFill/>
                          </a:ln>
                        </wps:spPr>
                        <wps:txbx>
                          <w:txbxContent>
                            <w:p w14:paraId="14188DC2" w14:textId="1921AA9F" w:rsidR="00771F5D" w:rsidRDefault="00771F5D" w:rsidP="00771F5D">
                              <w:pPr>
                                <w:pStyle w:val="Nincstrkz"/>
                              </w:pPr>
                              <w:r>
                                <w:t>A szolgáltatások inicializálása, a működő rendszerbe integrálás</w:t>
                              </w:r>
                              <w:r w:rsidR="0019786B">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Szövegdoboz 253"/>
                        <wps:cNvSpPr txBox="1"/>
                        <wps:spPr>
                          <a:xfrm>
                            <a:off x="2847339" y="2441327"/>
                            <a:ext cx="2340000" cy="822887"/>
                          </a:xfrm>
                          <a:prstGeom prst="rect">
                            <a:avLst/>
                          </a:prstGeom>
                          <a:noFill/>
                          <a:ln w="6350">
                            <a:noFill/>
                          </a:ln>
                        </wps:spPr>
                        <wps:txbx>
                          <w:txbxContent>
                            <w:p w14:paraId="0A745DF6" w14:textId="221B295B" w:rsidR="00C27BDC" w:rsidRDefault="00C27BDC" w:rsidP="00C27BDC">
                              <w:pPr>
                                <w:pStyle w:val="Nincstrkz"/>
                              </w:pPr>
                              <w:r>
                                <w:t xml:space="preserve">A felhasználók elérik a szolgáltatást, a rendszer </w:t>
                              </w:r>
                              <w:r w:rsidR="00857B45">
                                <w:t>minden aktív operatív szerverre oszt kérést</w:t>
                              </w:r>
                              <w:r w:rsidR="00E41F08">
                                <w:t>, a rendszer hibamentes.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zövegdoboz 253"/>
                        <wps:cNvSpPr txBox="1"/>
                        <wps:spPr>
                          <a:xfrm>
                            <a:off x="2847133" y="3564292"/>
                            <a:ext cx="2340000" cy="625475"/>
                          </a:xfrm>
                          <a:prstGeom prst="rect">
                            <a:avLst/>
                          </a:prstGeom>
                          <a:noFill/>
                          <a:ln w="6350">
                            <a:noFill/>
                          </a:ln>
                        </wps:spPr>
                        <wps:txbx>
                          <w:txbxContent>
                            <w:p w14:paraId="4CD467D9" w14:textId="2474FD10" w:rsidR="00880CD5" w:rsidRDefault="00880CD5" w:rsidP="00880CD5">
                              <w:pPr>
                                <w:pStyle w:val="Nincstrkz"/>
                              </w:pPr>
                              <w:r>
                                <w:t>A</w:t>
                              </w:r>
                              <w:r w:rsidR="000D69BD">
                                <w:t xml:space="preserve"> </w:t>
                              </w:r>
                              <w:r w:rsidR="00BD12FF">
                                <w:t xml:space="preserve">szerver kivonása a rendszerből, </w:t>
                              </w:r>
                              <w:r w:rsidR="005C2913">
                                <w:t>a szolgáltatás befejezése, a szerver leállítása.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Szövegdoboz 253"/>
                        <wps:cNvSpPr txBox="1"/>
                        <wps:spPr>
                          <a:xfrm>
                            <a:off x="2846698" y="4660593"/>
                            <a:ext cx="2340000" cy="481284"/>
                          </a:xfrm>
                          <a:prstGeom prst="rect">
                            <a:avLst/>
                          </a:prstGeom>
                          <a:noFill/>
                          <a:ln w="6350">
                            <a:noFill/>
                          </a:ln>
                        </wps:spPr>
                        <wps:txbx>
                          <w:txbxContent>
                            <w:p w14:paraId="1D28EA10" w14:textId="7792B77E" w:rsidR="00DA6A9E" w:rsidRDefault="00DA6A9E" w:rsidP="00DA6A9E">
                              <w:pPr>
                                <w:pStyle w:val="Nincstrkz"/>
                              </w:pPr>
                              <w:r>
                                <w:t>A virtuális gép végleges törlése a futtatókörnyezetből.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Nyíl: lefelé mutató 259"/>
                        <wps:cNvSpPr/>
                        <wps:spPr>
                          <a:xfrm>
                            <a:off x="1333700" y="1052000"/>
                            <a:ext cx="96253" cy="529607"/>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Nyíl: lefelé mutató 260"/>
                        <wps:cNvSpPr/>
                        <wps:spPr>
                          <a:xfrm>
                            <a:off x="1334068" y="2076043"/>
                            <a:ext cx="95885" cy="52895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1" name="Nyíl: lefelé mutató 261"/>
                        <wps:cNvSpPr/>
                        <wps:spPr>
                          <a:xfrm>
                            <a:off x="1334068" y="3100767"/>
                            <a:ext cx="95885" cy="52895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2" name="Nyíl: lefelé mutató 262"/>
                        <wps:cNvSpPr/>
                        <wps:spPr>
                          <a:xfrm>
                            <a:off x="1334068" y="4125027"/>
                            <a:ext cx="95885" cy="52895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Nyíl: lefelé mutató 263"/>
                        <wps:cNvSpPr/>
                        <wps:spPr>
                          <a:xfrm>
                            <a:off x="1333795" y="36003"/>
                            <a:ext cx="95885" cy="52895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01FF14" id="Vászon 220" o:spid="_x0000_s1130" editas="canvas" style="width:425.2pt;height:427.6pt;mso-position-horizontal-relative:char;mso-position-vertical-relative:line" coordsize="54000,5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">
                <v:shape id="_x0000_s1131" type="#_x0000_t75" style="position:absolute;width:54000;height:54298;visibility:visible;mso-wrap-style:square" filled="t">
                  <v:fill o:detectmouseclick="t"/>
                  <v:path o:connecttype="none"/>
                </v:shape>
                <v:roundrect id="Téglalap: lekerekített 247" o:spid="_x0000_s1132" style="position:absolute;left:7512;top:5887;width:126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" fillcolor="#d8d8d8 [2732]" strokecolor="#404040 [2429]" strokeweight="1pt">
                  <v:stroke joinstyle="miter"/>
                  <v:textbox>
                    <w:txbxContent>
                      <w:p w14:paraId="2B097DEC" w14:textId="3FAFE51C" w:rsidR="005B4E13" w:rsidRPr="005B4E13" w:rsidRDefault="005B4E13" w:rsidP="005B4E13">
                        <w:pPr>
                          <w:pStyle w:val="Nincstrkz"/>
                          <w:jc w:val="center"/>
                          <w:rPr>
                            <w:color w:val="000000" w:themeColor="text1"/>
                          </w:rPr>
                        </w:pPr>
                        <w:r w:rsidRPr="005B4E13">
                          <w:rPr>
                            <w:color w:val="000000" w:themeColor="text1"/>
                          </w:rPr>
                          <w:t>Lehelyezés</w:t>
                        </w:r>
                      </w:p>
                    </w:txbxContent>
                  </v:textbox>
                </v:roundrect>
                <v:roundrect id="Téglalap: lekerekített 248" o:spid="_x0000_s1133" style="position:absolute;left:7521;top:16130;width:126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" fillcolor="#d8d8d8 [2732]" strokecolor="#404040 [2429]" strokeweight="1pt">
                  <v:stroke joinstyle="miter"/>
                  <v:textbox>
                    <w:txbxContent>
                      <w:p w14:paraId="02EBB650" w14:textId="3991681F" w:rsidR="005B4E13" w:rsidRPr="005B4E13" w:rsidRDefault="005B4E13" w:rsidP="005B4E13">
                        <w:pPr>
                          <w:pStyle w:val="Nincstrkz"/>
                          <w:jc w:val="center"/>
                          <w:rPr>
                            <w:color w:val="000000" w:themeColor="text1"/>
                          </w:rPr>
                        </w:pPr>
                        <w:r>
                          <w:rPr>
                            <w:color w:val="000000" w:themeColor="text1"/>
                          </w:rPr>
                          <w:t>Inicializálás</w:t>
                        </w:r>
                      </w:p>
                    </w:txbxContent>
                  </v:textbox>
                </v:roundrect>
                <v:roundrect id="Téglalap: lekerekített 250" o:spid="_x0000_s1134" style="position:absolute;left:7521;top:26372;width:126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" fillcolor="#d8d8d8 [2732]" strokecolor="#404040 [2429]" strokeweight="1pt">
                  <v:stroke joinstyle="miter"/>
                  <v:textbox>
                    <w:txbxContent>
                      <w:p w14:paraId="425494D7" w14:textId="32BA194A" w:rsidR="00D50936" w:rsidRPr="00D50936" w:rsidRDefault="00D50936" w:rsidP="00D50936">
                        <w:pPr>
                          <w:pStyle w:val="Nincstrkz"/>
                          <w:jc w:val="center"/>
                          <w:rPr>
                            <w:color w:val="000000" w:themeColor="text1"/>
                          </w:rPr>
                        </w:pPr>
                        <w:r w:rsidRPr="00D50936">
                          <w:rPr>
                            <w:color w:val="000000" w:themeColor="text1"/>
                          </w:rPr>
                          <w:t>Működés</w:t>
                        </w:r>
                      </w:p>
                    </w:txbxContent>
                  </v:textbox>
                </v:roundrect>
                <v:roundrect id="Téglalap: lekerekített 251" o:spid="_x0000_s1135" style="position:absolute;left:7518;top:36616;width:126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" fillcolor="#d8d8d8 [2732]" strokecolor="#404040 [2429]" strokeweight="1pt">
                  <v:stroke joinstyle="miter"/>
                  <v:textbox>
                    <w:txbxContent>
                      <w:p w14:paraId="55579869" w14:textId="5035D7A0" w:rsidR="00CC41A1" w:rsidRPr="00CC41A1" w:rsidRDefault="00CC41A1" w:rsidP="00CC41A1">
                        <w:pPr>
                          <w:pStyle w:val="Nincstrkz"/>
                          <w:jc w:val="center"/>
                          <w:rPr>
                            <w:color w:val="000000" w:themeColor="text1"/>
                          </w:rPr>
                        </w:pPr>
                        <w:r w:rsidRPr="00CC41A1">
                          <w:rPr>
                            <w:color w:val="000000" w:themeColor="text1"/>
                          </w:rPr>
                          <w:t>Leállítás</w:t>
                        </w:r>
                      </w:p>
                    </w:txbxContent>
                  </v:textbox>
                </v:roundrect>
                <v:roundrect id="Téglalap: lekerekített 252" o:spid="_x0000_s1136" style="position:absolute;left:7512;top:46859;width:12607;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" fillcolor="#d8d8d8 [2732]" strokecolor="#404040 [2429]" strokeweight="1pt">
                  <v:stroke joinstyle="miter"/>
                  <v:textbox>
                    <w:txbxContent>
                      <w:p w14:paraId="75DA9473" w14:textId="3F1E6B9E" w:rsidR="00CC41A1" w:rsidRPr="00997B98" w:rsidRDefault="00997B98" w:rsidP="00997B98">
                        <w:pPr>
                          <w:pStyle w:val="Nincstrkz"/>
                          <w:jc w:val="center"/>
                          <w:rPr>
                            <w:color w:val="000000" w:themeColor="text1"/>
                          </w:rPr>
                        </w:pPr>
                        <w:r w:rsidRPr="00997B98">
                          <w:rPr>
                            <w:color w:val="000000" w:themeColor="text1"/>
                          </w:rPr>
                          <w:t>Megsemmisítés</w:t>
                        </w:r>
                      </w:p>
                    </w:txbxContent>
                  </v:textbox>
                </v:roundrect>
                <v:shape id="Szövegdoboz 253" o:spid="_x0000_s1137" type="#_x0000_t202" style="position:absolute;left:28477;top:4910;width:23400;height:6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52970FD2" w14:textId="2C1BB26C" w:rsidR="00E00740" w:rsidRDefault="00771F5D" w:rsidP="00E00740">
                        <w:pPr>
                          <w:pStyle w:val="Nincstrkz"/>
                        </w:pPr>
                        <w:r>
                          <w:t>A virtuális gép lehelyezése a futtatókörnyezetben, valamint a szerver elindítása.</w:t>
                        </w:r>
                      </w:p>
                    </w:txbxContent>
                  </v:textbox>
                </v:shape>
                <v:shape id="Szövegdoboz 253" o:spid="_x0000_s1138" type="#_x0000_t202" style="position:absolute;left:28478;top:15817;width:23400;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4188DC2" w14:textId="1921AA9F" w:rsidR="00771F5D" w:rsidRDefault="00771F5D" w:rsidP="00771F5D">
                        <w:pPr>
                          <w:pStyle w:val="Nincstrkz"/>
                        </w:pPr>
                        <w:r>
                          <w:t>A szolgáltatások inicializálása, a működő rendszerbe integrálás</w:t>
                        </w:r>
                        <w:r w:rsidR="0019786B">
                          <w:t>.</w:t>
                        </w:r>
                      </w:p>
                    </w:txbxContent>
                  </v:textbox>
                </v:shape>
                <v:shape id="Szövegdoboz 253" o:spid="_x0000_s1139" type="#_x0000_t202" style="position:absolute;left:28473;top:24413;width:23400;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0A745DF6" w14:textId="221B295B" w:rsidR="00C27BDC" w:rsidRDefault="00C27BDC" w:rsidP="00C27BDC">
                        <w:pPr>
                          <w:pStyle w:val="Nincstrkz"/>
                        </w:pPr>
                        <w:r>
                          <w:t xml:space="preserve">A felhasználók elérik a szolgáltatást, a rendszer </w:t>
                        </w:r>
                        <w:r w:rsidR="00857B45">
                          <w:t>minden aktív operatív szerverre oszt kérést</w:t>
                        </w:r>
                        <w:r w:rsidR="00E41F08">
                          <w:t>, a rendszer hibamentes.</w:t>
                        </w:r>
                      </w:p>
                    </w:txbxContent>
                  </v:textbox>
                </v:shape>
                <v:shape id="Szövegdoboz 253" o:spid="_x0000_s1140" type="#_x0000_t202" style="position:absolute;left:28471;top:35642;width:23400;height:6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4CD467D9" w14:textId="2474FD10" w:rsidR="00880CD5" w:rsidRDefault="00880CD5" w:rsidP="00880CD5">
                        <w:pPr>
                          <w:pStyle w:val="Nincstrkz"/>
                        </w:pPr>
                        <w:r>
                          <w:t>A</w:t>
                        </w:r>
                        <w:r w:rsidR="000D69BD">
                          <w:t xml:space="preserve"> </w:t>
                        </w:r>
                        <w:r w:rsidR="00BD12FF">
                          <w:t xml:space="preserve">szerver kivonása a rendszerből, </w:t>
                        </w:r>
                        <w:r w:rsidR="005C2913">
                          <w:t>a szolgáltatás befejezése, a szerver leállítása.</w:t>
                        </w:r>
                      </w:p>
                    </w:txbxContent>
                  </v:textbox>
                </v:shape>
                <v:shape id="Szövegdoboz 253" o:spid="_x0000_s1141" type="#_x0000_t202" style="position:absolute;left:28466;top:46605;width:23400;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1D28EA10" w14:textId="7792B77E" w:rsidR="00DA6A9E" w:rsidRDefault="00DA6A9E" w:rsidP="00DA6A9E">
                        <w:pPr>
                          <w:pStyle w:val="Nincstrkz"/>
                        </w:pPr>
                        <w:r>
                          <w:t>A virtuális gép végleges törlése a futtatókörnyezetből.</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Nyíl: lefelé mutató 259" o:spid="_x0000_s1142" type="#_x0000_t67" style="position:absolute;left:13337;top:10520;width:962;height:5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" adj="19637" fillcolor="#404040 [2429]" strokecolor="#404040 [2429]" strokeweight="1pt"/>
                <v:shape id="Nyíl: lefelé mutató 260" o:spid="_x0000_s1143" type="#_x0000_t67" style="position:absolute;left:13340;top:20760;width:959;height:5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" adj="19642" fillcolor="#404040 [2429]" strokecolor="#404040 [2429]" strokeweight="1pt"/>
                <v:shape id="Nyíl: lefelé mutató 261" o:spid="_x0000_s1144" type="#_x0000_t67" style="position:absolute;left:13340;top:31007;width:959;height:5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" adj="19642" fillcolor="#404040 [2429]" strokecolor="#404040 [2429]" strokeweight="1pt"/>
                <v:shape id="Nyíl: lefelé mutató 262" o:spid="_x0000_s1145" type="#_x0000_t67" style="position:absolute;left:13340;top:41250;width:959;height:5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" adj="19642" fillcolor="#404040 [2429]" strokecolor="#404040 [2429]" strokeweight="1pt"/>
                <v:shape id="Nyíl: lefelé mutató 263" o:spid="_x0000_s1146" type="#_x0000_t67" style="position:absolute;left:13337;top:360;width:959;height:5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" adj="19642" fillcolor="#404040 [2429]" strokecolor="#404040 [2429]" strokeweight="1pt"/>
                <w10:anchorlock/>
              </v:group>
            </w:pict>
          </mc:Fallback>
        </mc:AlternateContent>
      </w:r>
    </w:p>
    <w:p w14:paraId="675404A4" w14:textId="787325C5" w:rsidR="00904F93" w:rsidRDefault="005445CE" w:rsidP="0046507A">
      <w:pPr>
        <w:pStyle w:val="Kpalrs"/>
      </w:pPr>
      <w:r>
        <w:fldChar w:fldCharType="begin"/>
      </w:r>
      <w:r>
        <w:instrText>SEQ ábra \* ARABIC</w:instrText>
      </w:r>
      <w:r>
        <w:fldChar w:fldCharType="separate"/>
      </w:r>
      <w:r w:rsidR="00574CC1">
        <w:rPr>
          <w:noProof/>
        </w:rPr>
        <w:t>16</w:t>
      </w:r>
      <w:r>
        <w:fldChar w:fldCharType="end"/>
      </w:r>
      <w:r w:rsidRPr="0046507A">
        <w:t xml:space="preserve">. ábra Az operatív szerver </w:t>
      </w:r>
      <w:r w:rsidR="008C0576" w:rsidRPr="0046507A">
        <w:t>életciklusmodellje</w:t>
      </w:r>
    </w:p>
    <w:p w14:paraId="100DD31A" w14:textId="53F6CA2A" w:rsidR="0046507A" w:rsidRDefault="0089274C" w:rsidP="0046507A">
      <w:r>
        <w:t xml:space="preserve">Az operatív szerver </w:t>
      </w:r>
      <w:r w:rsidR="009E1958">
        <w:t>„</w:t>
      </w:r>
      <w:r w:rsidR="00F94841">
        <w:t>élete</w:t>
      </w:r>
      <w:r w:rsidR="009E1958">
        <w:t>”</w:t>
      </w:r>
      <w:r w:rsidR="00F94841">
        <w:t xml:space="preserve"> ott kezdődik, hogy igény jelentkezik egy új szerverre, ezért a futtatókörnyezetben egy virtuális gép lehelyezésre kerül.</w:t>
      </w:r>
      <w:r w:rsidR="00976C1D">
        <w:t xml:space="preserve"> A lehelyezés után a szerver elindul, majd az operációs rendszer bootolása </w:t>
      </w:r>
      <w:r w:rsidR="00386AA4">
        <w:t>után lehetőség nyílik az inicializálás</w:t>
      </w:r>
      <w:r w:rsidR="005E7E9D">
        <w:t>ra</w:t>
      </w:r>
      <w:r w:rsidR="00386AA4">
        <w:t>, a szolgáltatások üzembe helyezésére</w:t>
      </w:r>
      <w:r w:rsidR="005E7E9D">
        <w:t xml:space="preserve">. </w:t>
      </w:r>
      <w:r w:rsidR="0088789E">
        <w:t xml:space="preserve">Működés közben csupán a felhasználók felé nyújtott szolgáltatás </w:t>
      </w:r>
      <w:r w:rsidR="003F23F2">
        <w:t>üzemeltetése a feladat</w:t>
      </w:r>
      <w:r w:rsidR="00352180">
        <w:t>. A szerver leállítását</w:t>
      </w:r>
      <w:r w:rsidR="0022239B">
        <w:t xml:space="preserve"> célzó parancs hatására a</w:t>
      </w:r>
      <w:r w:rsidR="00A23B15">
        <w:t xml:space="preserve"> rendszerből ki kell vonni a szervert, annak nem szabad több kérést küldeni, valamint a kivonás után le kell állítani, majd megsemmisíteni a virtuális gépet.</w:t>
      </w:r>
    </w:p>
    <w:p w14:paraId="3DB69748" w14:textId="3547632A" w:rsidR="00A23B15" w:rsidRDefault="00A23B15" w:rsidP="0046507A">
      <w:r>
        <w:t>Azokat a feladatokat, amelyek</w:t>
      </w:r>
      <w:r w:rsidR="002E339C">
        <w:t>et az operatív szervernek kell elvégeznie, ezen állapotokból lehet meghatározni</w:t>
      </w:r>
      <w:r w:rsidR="00AC3542">
        <w:t xml:space="preserve">. Nyilvánvaló, hogy az itt </w:t>
      </w:r>
      <w:r w:rsidR="00C70765">
        <w:t xml:space="preserve">elnagyoltan </w:t>
      </w:r>
      <w:r w:rsidR="00AC3542">
        <w:t>említett</w:t>
      </w:r>
      <w:r w:rsidR="00C70765">
        <w:t xml:space="preserve"> feladatok közül nem mindegyik az operatív szerver feladata, vagy legalábbis nem teljes mértékben.</w:t>
      </w:r>
    </w:p>
    <w:p w14:paraId="0EB4119C" w14:textId="01D8404E" w:rsidR="00C70765" w:rsidRDefault="001A3BEA" w:rsidP="0046507A">
      <w:r>
        <w:t xml:space="preserve">Az életciklus alapján az első feladat az indulás utáni </w:t>
      </w:r>
      <w:r w:rsidR="00C5005E">
        <w:t xml:space="preserve">inicializálás. A virtuális gép egy </w:t>
      </w:r>
      <w:r w:rsidR="0037456E">
        <w:t xml:space="preserve">előre valamilyen szinten inicializált virtuális gép alapján </w:t>
      </w:r>
      <w:r w:rsidR="003576EA">
        <w:t xml:space="preserve">van létrehozva, alapja a mintaszerverből létrehozott képfájl. Az így létrehozott szerver már rendelkezik a legfontosabb </w:t>
      </w:r>
      <w:r w:rsidR="006436EE">
        <w:t>fájlokkal és telepítve vannak rá a fontos szolgáltatások, azokat csak inicializálni kell, a fontos adatokkal ellátni.</w:t>
      </w:r>
      <w:r w:rsidR="001F7C93">
        <w:t xml:space="preserve"> A feladat elvégzése és a működés során a master szervernek fix IP-címe volt, hogy az inicializálás során egyszerűbb legyen a ko</w:t>
      </w:r>
      <w:r w:rsidR="001C1433">
        <w:t>mmunikáció.</w:t>
      </w:r>
    </w:p>
    <w:p w14:paraId="029CD0B2" w14:textId="17839720" w:rsidR="00BD1FBA" w:rsidRDefault="00F424C1" w:rsidP="00232CFC">
      <w:pPr>
        <w:pStyle w:val="Cmsor4"/>
      </w:pPr>
      <w:r>
        <w:t>I</w:t>
      </w:r>
      <w:r w:rsidR="004924FD">
        <w:t>nicializálás</w:t>
      </w:r>
    </w:p>
    <w:p w14:paraId="18E0415E" w14:textId="5EF9129C" w:rsidR="00232CFC" w:rsidRDefault="00232CFC" w:rsidP="00232CFC">
      <w:r>
        <w:t xml:space="preserve">Az inicializálás lépéseit egyetlen, </w:t>
      </w:r>
      <w:r>
        <w:rPr>
          <w:i/>
          <w:iCs/>
        </w:rPr>
        <w:t>setup.sh</w:t>
      </w:r>
      <w:r>
        <w:t xml:space="preserve"> nevű bash </w:t>
      </w:r>
      <w:r w:rsidR="00ED6FD1">
        <w:t>szkript</w:t>
      </w:r>
      <w:r>
        <w:t xml:space="preserve"> fájlban gyűjtöttem és állítottam össze</w:t>
      </w:r>
      <w:r w:rsidR="00D00D9D">
        <w:t>. Az itt összegyűjtött lépéseket szeretném felvázolni.</w:t>
      </w:r>
    </w:p>
    <w:p w14:paraId="0F5C9FDD" w14:textId="4E09AF06" w:rsidR="00D00D9D" w:rsidRDefault="00D00D9D" w:rsidP="00232CFC">
      <w:r>
        <w:t>Első lépés,</w:t>
      </w:r>
      <w:r w:rsidR="00705182">
        <w:t xml:space="preserve"> hogy a</w:t>
      </w:r>
      <w:r w:rsidR="00AD3CB4">
        <w:t>z inicializá</w:t>
      </w:r>
      <w:r w:rsidR="009444B4">
        <w:t>lás</w:t>
      </w:r>
      <w:r w:rsidR="00AD3CB4">
        <w:t>hoz szükséges adatokat tartalmazó fájlokat a master szerverről azok frissítése után lemásoljuk.</w:t>
      </w:r>
      <w:r w:rsidR="009444B4">
        <w:t xml:space="preserve"> Amint megvannak a fontos adatok, el lehet kezdeni az inicializálást.</w:t>
      </w:r>
    </w:p>
    <w:p w14:paraId="648C4FDF" w14:textId="706F4CC4" w:rsidR="009444B4" w:rsidRDefault="009444B4" w:rsidP="00232CFC">
      <w:r>
        <w:t>Az Üzenőfal fájljait</w:t>
      </w:r>
      <w:r w:rsidR="00B858F6">
        <w:t xml:space="preserve"> kicsomagolás után a webszerver által meghatározott mappába </w:t>
      </w:r>
      <w:r w:rsidR="29056C9B">
        <w:t xml:space="preserve">kell </w:t>
      </w:r>
      <w:r w:rsidR="00B858F6">
        <w:t>másolni, hogy elérhetővé tudja tenni az oldalt. Az adatbázisszervert a korábban</w:t>
      </w:r>
      <w:r w:rsidR="009F7E1F">
        <w:t xml:space="preserve"> </w:t>
      </w:r>
      <w:r w:rsidR="00B27AEE">
        <w:t xml:space="preserve">bemutatott </w:t>
      </w:r>
      <w:r w:rsidR="00ED6FD1">
        <w:t>lépések</w:t>
      </w:r>
      <w:r w:rsidR="00B858F6">
        <w:t xml:space="preserve"> alapjá</w:t>
      </w:r>
      <w:r w:rsidR="009F7E1F">
        <w:t xml:space="preserve">n </w:t>
      </w:r>
      <w:r w:rsidR="00ED6FD1">
        <w:t>a szkript</w:t>
      </w:r>
      <w:r w:rsidR="0021726E">
        <w:t xml:space="preserve"> felkonfigurálja</w:t>
      </w:r>
      <w:r w:rsidR="009513DA">
        <w:t xml:space="preserve">, majd az adatbázisszerver (újra)indításával élesíti </w:t>
      </w:r>
      <w:r w:rsidR="00853605">
        <w:t>annak működését.</w:t>
      </w:r>
    </w:p>
    <w:p w14:paraId="7A93C78D" w14:textId="6DB02F62" w:rsidR="00853605" w:rsidRDefault="00E76A7A" w:rsidP="00232CFC">
      <w:r>
        <w:t xml:space="preserve">Végül az </w:t>
      </w:r>
      <w:r w:rsidR="00451DCA">
        <w:t xml:space="preserve">inicializálások után az operatív szerver jelzi a master szerver felé, hogy </w:t>
      </w:r>
      <w:r>
        <w:t>készen áll az integrációra.</w:t>
      </w:r>
    </w:p>
    <w:p w14:paraId="1B16B2EC" w14:textId="2E496498" w:rsidR="00F424C1" w:rsidRDefault="00F424C1" w:rsidP="00F424C1">
      <w:pPr>
        <w:pStyle w:val="Cmsor4"/>
      </w:pPr>
      <w:r>
        <w:t>Működés és leállítás</w:t>
      </w:r>
    </w:p>
    <w:p w14:paraId="50A4D703" w14:textId="775069B0" w:rsidR="00F424C1" w:rsidRDefault="00F424C1" w:rsidP="00F424C1">
      <w:r>
        <w:t xml:space="preserve">Működés során az automatikus skálázás szempontjából nincs feladata az operatív szervernek, csupán végeznie kell a </w:t>
      </w:r>
      <w:r w:rsidR="00DA2E02">
        <w:t xml:space="preserve">dolgát. A terhelés meghatározását az </w:t>
      </w:r>
      <w:r w:rsidR="00DA2E02">
        <w:fldChar w:fldCharType="begin"/>
      </w:r>
      <w:r w:rsidR="00DA2E02">
        <w:instrText xml:space="preserve"> REF _Ref120269620 \r \h </w:instrText>
      </w:r>
      <w:r w:rsidR="00DA2E02">
        <w:fldChar w:fldCharType="separate"/>
      </w:r>
      <w:r w:rsidR="00574CC1">
        <w:t>5.3</w:t>
      </w:r>
      <w:r w:rsidR="00DA2E02">
        <w:fldChar w:fldCharType="end"/>
      </w:r>
      <w:r w:rsidR="00DA2E02">
        <w:t xml:space="preserve"> fejezetben mutatom be.</w:t>
      </w:r>
    </w:p>
    <w:p w14:paraId="7D8C4982" w14:textId="7B586F58" w:rsidR="00DA2E02" w:rsidRPr="00F424C1" w:rsidRDefault="00DA2E02" w:rsidP="00F424C1">
      <w:r>
        <w:t xml:space="preserve">A leállítás során </w:t>
      </w:r>
      <w:r w:rsidR="00437D6C">
        <w:t>tulajdonképpen szintén nincsen dolga az operatív szervernek. Dolga lenne az alkalmazások megfelelő leállítása</w:t>
      </w:r>
      <w:r w:rsidR="00042688">
        <w:t>,</w:t>
      </w:r>
      <w:r w:rsidR="00437D6C">
        <w:t xml:space="preserve"> illetve az adatmentés az adatvesztés elkerülésének érdekében, de az én esetemben adatvesztésrő</w:t>
      </w:r>
      <w:r w:rsidR="00ED6F87">
        <w:t xml:space="preserve">l nem beszélünk, hiszen minden adat a master szerveren </w:t>
      </w:r>
      <w:r w:rsidR="29056C9B">
        <w:t xml:space="preserve">is </w:t>
      </w:r>
      <w:r w:rsidR="00ED6F87">
        <w:t xml:space="preserve">megtalálható, illetve leállítás után mindenképp megsemmisül a </w:t>
      </w:r>
      <w:r w:rsidR="00042688">
        <w:t>szerver.</w:t>
      </w:r>
    </w:p>
    <w:p w14:paraId="2B41CEFC" w14:textId="4A7C4785" w:rsidR="007F6A18" w:rsidRDefault="007F6A18" w:rsidP="00980913">
      <w:pPr>
        <w:pStyle w:val="Cmsor3"/>
      </w:pPr>
      <w:bookmarkStart w:id="59" w:name="_Toc120874347"/>
      <w:r>
        <w:t>Master szerver</w:t>
      </w:r>
      <w:bookmarkEnd w:id="59"/>
    </w:p>
    <w:p w14:paraId="5AFF7EAD" w14:textId="34897957" w:rsidR="00B35038" w:rsidRDefault="00324798" w:rsidP="00B35038">
      <w:r>
        <w:t>A master szer</w:t>
      </w:r>
      <w:r w:rsidR="0025185A">
        <w:t>ver</w:t>
      </w:r>
      <w:r w:rsidR="007F3921">
        <w:t xml:space="preserve"> felada</w:t>
      </w:r>
      <w:r w:rsidR="00114DCD">
        <w:t>ta</w:t>
      </w:r>
      <w:r w:rsidR="00204C49">
        <w:t>it ké</w:t>
      </w:r>
      <w:r w:rsidR="00114DCD">
        <w:t>t csoportra bonthatjuk: a s</w:t>
      </w:r>
      <w:r w:rsidR="007F0CBF">
        <w:t xml:space="preserve">zervernek egyrészről feladata </w:t>
      </w:r>
      <w:r w:rsidR="009C0726">
        <w:t xml:space="preserve">üzemeltetni </w:t>
      </w:r>
      <w:r w:rsidR="007F0CBF">
        <w:t>az elosztott rendszer</w:t>
      </w:r>
      <w:r w:rsidR="009C0726">
        <w:t>t, valamint feladata</w:t>
      </w:r>
      <w:r w:rsidR="003D0725">
        <w:t xml:space="preserve"> </w:t>
      </w:r>
      <w:r w:rsidR="00B35038" w:rsidRPr="00B35038">
        <w:t>monitorozni</w:t>
      </w:r>
      <w:r w:rsidR="0081332D">
        <w:t xml:space="preserve"> és</w:t>
      </w:r>
      <w:r w:rsidR="00334966">
        <w:t xml:space="preserve"> felügyelni </w:t>
      </w:r>
      <w:r w:rsidR="009C0726">
        <w:t xml:space="preserve">a </w:t>
      </w:r>
      <w:r w:rsidR="00B35038">
        <w:t xml:space="preserve">szerverek működése során jelentkező terhelést, az alapján döntést hozni, valamint a döntés eredményét érvényre juttatni. Ezen </w:t>
      </w:r>
      <w:r w:rsidR="003846E6">
        <w:t xml:space="preserve">feladatok közül jelen </w:t>
      </w:r>
      <w:r w:rsidR="00234F5F">
        <w:t>al</w:t>
      </w:r>
      <w:r w:rsidR="003846E6">
        <w:t>fejezet keretei közé csak a döntés érvényre juttatása tartozik</w:t>
      </w:r>
      <w:r w:rsidR="001D12EF">
        <w:t>, ennek megvalósítását fejtem ki.</w:t>
      </w:r>
      <w:r w:rsidR="00234F5F">
        <w:t xml:space="preserve"> A terhelés</w:t>
      </w:r>
      <w:r w:rsidR="00345F95">
        <w:t>t</w:t>
      </w:r>
      <w:r w:rsidR="00234F5F">
        <w:t>, annak monitorozásá</w:t>
      </w:r>
      <w:r w:rsidR="00345F95">
        <w:t>t</w:t>
      </w:r>
      <w:r w:rsidR="00234F5F">
        <w:t xml:space="preserve"> és a </w:t>
      </w:r>
      <w:r w:rsidR="00345F95">
        <w:t xml:space="preserve">terhelés függvényében történő </w:t>
      </w:r>
      <w:r w:rsidR="00234F5F">
        <w:t>döntés</w:t>
      </w:r>
      <w:r w:rsidR="00345F95">
        <w:t>t</w:t>
      </w:r>
      <w:r w:rsidR="005B410A">
        <w:t xml:space="preserve"> az </w:t>
      </w:r>
      <w:r w:rsidR="005B410A">
        <w:fldChar w:fldCharType="begin"/>
      </w:r>
      <w:r w:rsidR="005B410A">
        <w:instrText xml:space="preserve"> REF _Ref120269620 \r \h </w:instrText>
      </w:r>
      <w:r w:rsidR="005B410A">
        <w:fldChar w:fldCharType="separate"/>
      </w:r>
      <w:r w:rsidR="00574CC1">
        <w:t>5.3</w:t>
      </w:r>
      <w:r w:rsidR="005B410A">
        <w:fldChar w:fldCharType="end"/>
      </w:r>
      <w:r w:rsidR="00345F95">
        <w:t xml:space="preserve"> fejezetben </w:t>
      </w:r>
      <w:r w:rsidR="000A64AE">
        <w:t>részletezem.</w:t>
      </w:r>
    </w:p>
    <w:p w14:paraId="2B879505" w14:textId="7FD361FA" w:rsidR="001D12EF" w:rsidRDefault="00D61FD7" w:rsidP="00B35038">
      <w:r>
        <w:t xml:space="preserve">A master szerver </w:t>
      </w:r>
      <w:r w:rsidR="00121DF3">
        <w:t xml:space="preserve">konkrét </w:t>
      </w:r>
      <w:r>
        <w:t>feladatai</w:t>
      </w:r>
      <w:r w:rsidR="008C5454">
        <w:t>nak meghatározásához először bemutatom a szerverek között fellépő</w:t>
      </w:r>
      <w:r w:rsidR="0093430E">
        <w:t xml:space="preserve"> </w:t>
      </w:r>
      <w:r w:rsidR="29056C9B">
        <w:t>kapcsoltatok</w:t>
      </w:r>
      <w:r w:rsidR="00B302A0">
        <w:t xml:space="preserve"> sorrendiségét</w:t>
      </w:r>
      <w:r w:rsidR="008C5454">
        <w:t>,</w:t>
      </w:r>
      <w:r w:rsidR="004A1AE0">
        <w:t xml:space="preserve"> amely segítségével tisztán láthatóvá válnak a master szerverre vonatkozó feladatok.</w:t>
      </w:r>
    </w:p>
    <w:p w14:paraId="48FF96E6" w14:textId="77777777" w:rsidR="00EE5A9C" w:rsidRDefault="002A1E49" w:rsidP="00EE5A9C">
      <w:pPr>
        <w:pStyle w:val="Kp"/>
      </w:pPr>
      <w:r>
        <w:rPr>
          <w:noProof/>
        </w:rPr>
        <mc:AlternateContent>
          <mc:Choice Requires="wpc">
            <w:drawing>
              <wp:inline distT="0" distB="0" distL="0" distR="0" wp14:anchorId="3E90D702" wp14:editId="74B62BB8">
                <wp:extent cx="5400040" cy="3713746"/>
                <wp:effectExtent l="0" t="0" r="0" b="1270"/>
                <wp:docPr id="267" name="Vászon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0" name="Téglalap: lekerekített 300"/>
                        <wps:cNvSpPr/>
                        <wps:spPr>
                          <a:xfrm>
                            <a:off x="477212" y="209940"/>
                            <a:ext cx="936000" cy="576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269DB" w14:textId="7A85A591" w:rsidR="00054620" w:rsidRPr="007F1334" w:rsidRDefault="007F1334" w:rsidP="007F1334">
                              <w:pPr>
                                <w:pStyle w:val="Nincstrkz"/>
                                <w:jc w:val="center"/>
                                <w:rPr>
                                  <w:color w:val="000000" w:themeColor="text1"/>
                                </w:rPr>
                              </w:pPr>
                              <w:r w:rsidRPr="007F1334">
                                <w:rPr>
                                  <w:color w:val="000000" w:themeColor="text1"/>
                                </w:rPr>
                                <w:t>Master</w:t>
                              </w:r>
                              <w:r>
                                <w:rPr>
                                  <w:color w:val="000000" w:themeColor="text1"/>
                                </w:rPr>
                                <w:t xml:space="preserve"> szerver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Téglalap: lekerekített 313"/>
                        <wps:cNvSpPr/>
                        <wps:spPr>
                          <a:xfrm>
                            <a:off x="2232421" y="210096"/>
                            <a:ext cx="936000" cy="576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D0B70" w14:textId="23B85176" w:rsidR="007F1334" w:rsidRPr="007F1334" w:rsidRDefault="007F1334" w:rsidP="007F1334">
                              <w:pPr>
                                <w:pStyle w:val="Nincstrkz"/>
                                <w:jc w:val="center"/>
                                <w:rPr>
                                  <w:color w:val="000000" w:themeColor="text1"/>
                                </w:rPr>
                              </w:pPr>
                              <w:r>
                                <w:rPr>
                                  <w:color w:val="000000" w:themeColor="text1"/>
                                </w:rPr>
                                <w:t>Operatív szerver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Téglalap: lekerekített 314"/>
                        <wps:cNvSpPr/>
                        <wps:spPr>
                          <a:xfrm>
                            <a:off x="3987160" y="209891"/>
                            <a:ext cx="936000" cy="576000"/>
                          </a:xfrm>
                          <a:prstGeom prst="roundRect">
                            <a:avLst/>
                          </a:prstGeom>
                          <a:solidFill>
                            <a:schemeClr val="bg1">
                              <a:lumMod val="8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DF589" w14:textId="1CC600A7" w:rsidR="007F1334" w:rsidRPr="007F1334" w:rsidRDefault="00145568" w:rsidP="007F1334">
                              <w:pPr>
                                <w:pStyle w:val="Nincstrkz"/>
                                <w:jc w:val="center"/>
                                <w:rPr>
                                  <w:color w:val="000000" w:themeColor="text1"/>
                                </w:rPr>
                              </w:pPr>
                              <w:r>
                                <w:rPr>
                                  <w:color w:val="000000" w:themeColor="text1"/>
                                </w:rPr>
                                <w:t>Futtatókörnyezet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Egyenes összekötő 315"/>
                        <wps:cNvCnPr/>
                        <wps:spPr>
                          <a:xfrm>
                            <a:off x="944280" y="788896"/>
                            <a:ext cx="0" cy="2484000"/>
                          </a:xfrm>
                          <a:prstGeom prst="line">
                            <a:avLst/>
                          </a:prstGeom>
                          <a:ln w="28575">
                            <a:solidFill>
                              <a:schemeClr val="tx1">
                                <a:lumMod val="75000"/>
                                <a:lumOff val="2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16" name="Egyenes összekötő 316"/>
                        <wps:cNvCnPr/>
                        <wps:spPr>
                          <a:xfrm>
                            <a:off x="4455054" y="788713"/>
                            <a:ext cx="0" cy="2484000"/>
                          </a:xfrm>
                          <a:prstGeom prst="line">
                            <a:avLst/>
                          </a:prstGeom>
                          <a:ln w="28575">
                            <a:solidFill>
                              <a:schemeClr val="tx1">
                                <a:lumMod val="75000"/>
                                <a:lumOff val="2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17" name="Egyenes összekötő 317"/>
                        <wps:cNvCnPr/>
                        <wps:spPr>
                          <a:xfrm>
                            <a:off x="2700349" y="788908"/>
                            <a:ext cx="0" cy="2484000"/>
                          </a:xfrm>
                          <a:prstGeom prst="line">
                            <a:avLst/>
                          </a:prstGeom>
                          <a:ln w="28575">
                            <a:solidFill>
                              <a:schemeClr val="tx1">
                                <a:lumMod val="75000"/>
                                <a:lumOff val="2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20" name="Nyíl: lefelé mutató 320"/>
                        <wps:cNvSpPr/>
                        <wps:spPr>
                          <a:xfrm rot="16200000">
                            <a:off x="2651270" y="-327851"/>
                            <a:ext cx="97200" cy="3369414"/>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Nyíl: lefelé mutató 321"/>
                        <wps:cNvSpPr/>
                        <wps:spPr>
                          <a:xfrm rot="5400000">
                            <a:off x="3528972" y="1416718"/>
                            <a:ext cx="95884" cy="1601186"/>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Nyíl: lefelé mutató 322"/>
                        <wps:cNvSpPr/>
                        <wps:spPr>
                          <a:xfrm rot="5400000">
                            <a:off x="1774976" y="2276419"/>
                            <a:ext cx="95250" cy="1600835"/>
                          </a:xfrm>
                          <a:prstGeom prst="downArrow">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zövegdoboz 323"/>
                        <wps:cNvSpPr txBox="1"/>
                        <wps:spPr>
                          <a:xfrm>
                            <a:off x="1015231" y="1031731"/>
                            <a:ext cx="3308083" cy="288000"/>
                          </a:xfrm>
                          <a:prstGeom prst="rect">
                            <a:avLst/>
                          </a:prstGeom>
                          <a:solidFill>
                            <a:srgbClr val="FFFFFF">
                              <a:alpha val="40000"/>
                            </a:srgbClr>
                          </a:solidFill>
                          <a:ln w="6350">
                            <a:noFill/>
                          </a:ln>
                        </wps:spPr>
                        <wps:txbx>
                          <w:txbxContent>
                            <w:p w14:paraId="548175CB" w14:textId="4E7374DA" w:rsidR="00E4235D" w:rsidRDefault="00D12C01" w:rsidP="00E4235D">
                              <w:pPr>
                                <w:pStyle w:val="Nincstrkz"/>
                                <w:jc w:val="center"/>
                              </w:pPr>
                              <w:r>
                                <w:t>Új operatív szerver létrehozása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zövegdoboz 323"/>
                        <wps:cNvSpPr txBox="1"/>
                        <wps:spPr>
                          <a:xfrm>
                            <a:off x="2854151" y="1893764"/>
                            <a:ext cx="1523323" cy="286751"/>
                          </a:xfrm>
                          <a:prstGeom prst="rect">
                            <a:avLst/>
                          </a:prstGeom>
                          <a:solidFill>
                            <a:srgbClr val="FFFFFF">
                              <a:alpha val="40000"/>
                            </a:srgbClr>
                          </a:solidFill>
                          <a:ln w="6350">
                            <a:noFill/>
                          </a:ln>
                        </wps:spPr>
                        <wps:txbx>
                          <w:txbxContent>
                            <w:p w14:paraId="5DEEA6DB" w14:textId="4A83E542" w:rsidR="00C91ABA" w:rsidRDefault="00C91ABA" w:rsidP="00C91ABA">
                              <w:pPr>
                                <w:pStyle w:val="Nincstrkz"/>
                                <w:jc w:val="center"/>
                              </w:pPr>
                              <w:r>
                                <w:t>Szerver elindítása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Szövegdoboz 323"/>
                        <wps:cNvSpPr txBox="1"/>
                        <wps:spPr>
                          <a:xfrm>
                            <a:off x="1096100" y="2406534"/>
                            <a:ext cx="1522730" cy="636547"/>
                          </a:xfrm>
                          <a:prstGeom prst="rect">
                            <a:avLst/>
                          </a:prstGeom>
                          <a:solidFill>
                            <a:srgbClr val="FFFFFF">
                              <a:alpha val="40000"/>
                            </a:srgbClr>
                          </a:solidFill>
                          <a:ln w="6350">
                            <a:noFill/>
                          </a:ln>
                        </wps:spPr>
                        <wps:txbx>
                          <w:txbxContent>
                            <w:p w14:paraId="0EA8942D" w14:textId="581DE46F" w:rsidR="00D073B1" w:rsidRDefault="00C91ABA" w:rsidP="00EE5A9C">
                              <w:pPr>
                                <w:pStyle w:val="Nincstrkz"/>
                              </w:pPr>
                              <w:r>
                                <w:t>Fájlok frissítése</w:t>
                              </w:r>
                              <w:r w:rsidR="00D073B1">
                                <w:t xml:space="preserve"> és másolása,</w:t>
                              </w:r>
                              <w:r w:rsidR="00EE5A9C">
                                <w:t xml:space="preserve"> </w:t>
                              </w:r>
                              <w:r w:rsidR="00D073B1">
                                <w:t>integrálás kérése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90D702" id="Vászon 267" o:spid="_x0000_s1147" editas="canvas" style="width:425.2pt;height:292.4pt;mso-position-horizontal-relative:char;mso-position-vertical-relative:line" coordsize="54000,37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">
                <v:shape id="_x0000_s1148" type="#_x0000_t75" style="position:absolute;width:54000;height:37134;visibility:visible;mso-wrap-style:square" filled="t">
                  <v:fill o:detectmouseclick="t"/>
                  <v:path o:connecttype="none"/>
                </v:shape>
                <v:roundrect id="Téglalap: lekerekített 300" o:spid="_x0000_s1149" style="position:absolute;left:4772;top:2099;width:9360;height: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" fillcolor="#d8d8d8 [2732]" strokecolor="#404040 [2429]" strokeweight="1pt">
                  <v:stroke joinstyle="miter"/>
                  <v:textbox>
                    <w:txbxContent>
                      <w:p w14:paraId="2C6269DB" w14:textId="7A85A591" w:rsidR="00054620" w:rsidRPr="007F1334" w:rsidRDefault="007F1334" w:rsidP="007F1334">
                        <w:pPr>
                          <w:pStyle w:val="Nincstrkz"/>
                          <w:jc w:val="center"/>
                          <w:rPr>
                            <w:color w:val="000000" w:themeColor="text1"/>
                          </w:rPr>
                        </w:pPr>
                        <w:r w:rsidRPr="007F1334">
                          <w:rPr>
                            <w:color w:val="000000" w:themeColor="text1"/>
                          </w:rPr>
                          <w:t>Master</w:t>
                        </w:r>
                        <w:r>
                          <w:rPr>
                            <w:color w:val="000000" w:themeColor="text1"/>
                          </w:rPr>
                          <w:t xml:space="preserve"> szerver</w:t>
                        </w:r>
                      </w:p>
                    </w:txbxContent>
                  </v:textbox>
                </v:roundrect>
                <v:roundrect id="Téglalap: lekerekített 313" o:spid="_x0000_s1150" style="position:absolute;left:22324;top:2100;width:9360;height: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" fillcolor="#d8d8d8 [2732]" strokecolor="#404040 [2429]" strokeweight="1pt">
                  <v:stroke joinstyle="miter"/>
                  <v:textbox>
                    <w:txbxContent>
                      <w:p w14:paraId="1F1D0B70" w14:textId="23B85176" w:rsidR="007F1334" w:rsidRPr="007F1334" w:rsidRDefault="007F1334" w:rsidP="007F1334">
                        <w:pPr>
                          <w:pStyle w:val="Nincstrkz"/>
                          <w:jc w:val="center"/>
                          <w:rPr>
                            <w:color w:val="000000" w:themeColor="text1"/>
                          </w:rPr>
                        </w:pPr>
                        <w:r>
                          <w:rPr>
                            <w:color w:val="000000" w:themeColor="text1"/>
                          </w:rPr>
                          <w:t>Operatív szerver</w:t>
                        </w:r>
                      </w:p>
                    </w:txbxContent>
                  </v:textbox>
                </v:roundrect>
                <v:roundrect id="Téglalap: lekerekített 314" o:spid="_x0000_s1151" style="position:absolute;left:39871;top:2098;width:9360;height: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" fillcolor="#d8d8d8 [2732]" strokecolor="#404040 [2429]" strokeweight="1pt">
                  <v:stroke joinstyle="miter"/>
                  <v:textbox>
                    <w:txbxContent>
                      <w:p w14:paraId="60FDF589" w14:textId="1CC600A7" w:rsidR="007F1334" w:rsidRPr="007F1334" w:rsidRDefault="00145568" w:rsidP="007F1334">
                        <w:pPr>
                          <w:pStyle w:val="Nincstrkz"/>
                          <w:jc w:val="center"/>
                          <w:rPr>
                            <w:color w:val="000000" w:themeColor="text1"/>
                          </w:rPr>
                        </w:pPr>
                        <w:r>
                          <w:rPr>
                            <w:color w:val="000000" w:themeColor="text1"/>
                          </w:rPr>
                          <w:t>Futtatókörnyezet</w:t>
                        </w:r>
                      </w:p>
                    </w:txbxContent>
                  </v:textbox>
                </v:roundrect>
                <v:line id="Egyenes összekötő 315" o:spid="_x0000_s1152" style="position:absolute;visibility:visible;mso-wrap-style:square" from="9442,7888" to="9442,3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" strokecolor="#404040 [2429]" strokeweight="2.25pt">
                  <v:stroke dashstyle="3 1" joinstyle="miter"/>
                </v:line>
                <v:line id="Egyenes összekötő 316" o:spid="_x0000_s1153" style="position:absolute;visibility:visible;mso-wrap-style:square" from="44550,7887" to="44550,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" strokecolor="#404040 [2429]" strokeweight="2.25pt">
                  <v:stroke dashstyle="3 1" joinstyle="miter"/>
                </v:line>
                <v:line id="Egyenes összekötő 317" o:spid="_x0000_s1154" style="position:absolute;visibility:visible;mso-wrap-style:square" from="27003,7889" to="27003,3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" strokecolor="#404040 [2429]" strokeweight="2.25pt">
                  <v:stroke dashstyle="3 1" joinstyle="miter"/>
                </v:line>
                <v:shape id="Nyíl: lefelé mutató 320" o:spid="_x0000_s1155" type="#_x0000_t67" style="position:absolute;left:26512;top:-3279;width:972;height:33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" adj="21288" fillcolor="#404040 [2429]" strokecolor="#404040 [2429]" strokeweight="1pt"/>
                <v:shape id="Nyíl: lefelé mutató 321" o:spid="_x0000_s1156" type="#_x0000_t67" style="position:absolute;left:35289;top:14167;width:959;height:160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" adj="20953" fillcolor="#404040 [2429]" strokecolor="#404040 [2429]" strokeweight="1pt"/>
                <v:shape id="Nyíl: lefelé mutató 322" o:spid="_x0000_s1157" type="#_x0000_t67" style="position:absolute;left:17750;top:22763;width:952;height:160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" adj="20957" fillcolor="#404040 [2429]" strokecolor="#404040 [2429]" strokeweight="1pt"/>
                <v:shape id="Szövegdoboz 323" o:spid="_x0000_s1158" type="#_x0000_t202" style="position:absolute;left:10152;top:10317;width:3308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" stroked="f" strokeweight=".5pt">
                  <v:fill opacity="26214f"/>
                  <v:textbox>
                    <w:txbxContent>
                      <w:p w14:paraId="548175CB" w14:textId="4E7374DA" w:rsidR="00E4235D" w:rsidRDefault="00D12C01" w:rsidP="00E4235D">
                        <w:pPr>
                          <w:pStyle w:val="Nincstrkz"/>
                          <w:jc w:val="center"/>
                        </w:pPr>
                        <w:r>
                          <w:t>Új operatív szerver létrehozása</w:t>
                        </w:r>
                      </w:p>
                    </w:txbxContent>
                  </v:textbox>
                </v:shape>
                <v:shape id="Szövegdoboz 323" o:spid="_x0000_s1159" type="#_x0000_t202" style="position:absolute;left:28541;top:18937;width:15233;height:2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" stroked="f" strokeweight=".5pt">
                  <v:fill opacity="26214f"/>
                  <v:textbox>
                    <w:txbxContent>
                      <w:p w14:paraId="5DEEA6DB" w14:textId="4A83E542" w:rsidR="00C91ABA" w:rsidRDefault="00C91ABA" w:rsidP="00C91ABA">
                        <w:pPr>
                          <w:pStyle w:val="Nincstrkz"/>
                          <w:jc w:val="center"/>
                        </w:pPr>
                        <w:r>
                          <w:t>Szerver elindítása</w:t>
                        </w:r>
                      </w:p>
                    </w:txbxContent>
                  </v:textbox>
                </v:shape>
                <v:shape id="Szövegdoboz 323" o:spid="_x0000_s1160" type="#_x0000_t202" style="position:absolute;left:10961;top:24065;width:1522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" stroked="f" strokeweight=".5pt">
                  <v:fill opacity="26214f"/>
                  <v:textbox>
                    <w:txbxContent>
                      <w:p w14:paraId="0EA8942D" w14:textId="581DE46F" w:rsidR="00D073B1" w:rsidRDefault="00C91ABA" w:rsidP="00EE5A9C">
                        <w:pPr>
                          <w:pStyle w:val="Nincstrkz"/>
                        </w:pPr>
                        <w:r>
                          <w:t>Fájlok frissítése</w:t>
                        </w:r>
                        <w:r w:rsidR="00D073B1">
                          <w:t xml:space="preserve"> és másolása,</w:t>
                        </w:r>
                        <w:r w:rsidR="00EE5A9C">
                          <w:t xml:space="preserve"> </w:t>
                        </w:r>
                        <w:r w:rsidR="00D073B1">
                          <w:t>integrálás kérése</w:t>
                        </w:r>
                      </w:p>
                    </w:txbxContent>
                  </v:textbox>
                </v:shape>
                <w10:anchorlock/>
              </v:group>
            </w:pict>
          </mc:Fallback>
        </mc:AlternateContent>
      </w:r>
    </w:p>
    <w:p w14:paraId="5435E8A2" w14:textId="246AC43A" w:rsidR="004A1AE0" w:rsidRDefault="00EE5A9C" w:rsidP="00EE5A9C">
      <w:pPr>
        <w:pStyle w:val="Kpalrs"/>
      </w:pPr>
      <w:r>
        <w:fldChar w:fldCharType="begin"/>
      </w:r>
      <w:r>
        <w:instrText>SEQ ábra \* ARABIC</w:instrText>
      </w:r>
      <w:r>
        <w:fldChar w:fldCharType="separate"/>
      </w:r>
      <w:r w:rsidR="00574CC1">
        <w:rPr>
          <w:noProof/>
        </w:rPr>
        <w:t>17</w:t>
      </w:r>
      <w:r>
        <w:fldChar w:fldCharType="end"/>
      </w:r>
      <w:r w:rsidRPr="00EE5A9C">
        <w:t xml:space="preserve">. ábra A szerverek </w:t>
      </w:r>
      <w:r w:rsidR="00B302A0">
        <w:t>között</w:t>
      </w:r>
      <w:r w:rsidR="00203DB3">
        <w:t xml:space="preserve"> fellépő kapcsolatok </w:t>
      </w:r>
      <w:r w:rsidRPr="00EE5A9C">
        <w:t>operatív szerver indításakor</w:t>
      </w:r>
    </w:p>
    <w:p w14:paraId="6A6C148F" w14:textId="09496447" w:rsidR="0077403C" w:rsidRDefault="00226DAC" w:rsidP="00B36C4E">
      <w:r>
        <w:t xml:space="preserve">A master szerver </w:t>
      </w:r>
      <w:r w:rsidR="00145568">
        <w:t xml:space="preserve">első </w:t>
      </w:r>
      <w:r>
        <w:t>feladata, hogy a létrehozást célzó döntés</w:t>
      </w:r>
      <w:r w:rsidR="00145568">
        <w:t xml:space="preserve"> hatására jelezze a f</w:t>
      </w:r>
      <w:r w:rsidR="003F54FC">
        <w:t>uttatókö</w:t>
      </w:r>
      <w:r w:rsidR="00F665E5">
        <w:t>rnyezet számára, hogy a terhelés mértéke miatt szükség van egy új szerverre.</w:t>
      </w:r>
      <w:r w:rsidR="00342B6B">
        <w:t xml:space="preserve"> </w:t>
      </w:r>
      <w:r w:rsidR="007D3568">
        <w:t xml:space="preserve">Ezt a hívást csak úgy, mint a többit, </w:t>
      </w:r>
      <w:r w:rsidR="001509FD">
        <w:t xml:space="preserve">úgy végzem el, hogy </w:t>
      </w:r>
      <w:r w:rsidR="007D3568">
        <w:t xml:space="preserve">SSH kapcsolat </w:t>
      </w:r>
      <w:r w:rsidR="001509FD">
        <w:t>segítségével a célszerverre</w:t>
      </w:r>
      <w:r w:rsidR="0077403C">
        <w:t xml:space="preserve"> bejelentkezek (erre lehetőség van szkriptek segítségével is, szkriptből hívva is működik), majd ott lefuttatom az adott feladatra írt szkriptet.</w:t>
      </w:r>
    </w:p>
    <w:p w14:paraId="1792F70E" w14:textId="70D52120" w:rsidR="00F665E5" w:rsidRDefault="00F665E5" w:rsidP="00EE5A9C">
      <w:r>
        <w:t>A</w:t>
      </w:r>
      <w:r w:rsidR="00763E6F">
        <w:t xml:space="preserve"> </w:t>
      </w:r>
      <w:r w:rsidR="00296702">
        <w:t>futtatókörnyezeten indított szkript elindulásával a master szervernek a kezdeti feladatai véget érnek, a következő feladatot a</w:t>
      </w:r>
      <w:r w:rsidR="00B94270">
        <w:t>z újonnan indult operatív szerver adja.</w:t>
      </w:r>
    </w:p>
    <w:p w14:paraId="3B64BEB6" w14:textId="622849F1" w:rsidR="00B94270" w:rsidRDefault="00B94270" w:rsidP="00EE5A9C">
      <w:r>
        <w:t>Amikor az operatív szerver időben odaér, hogy a master szerverről átmásolja a szükséges fájlokat, jelez a master szervernek, hogy ez a feladat most jött el. Ennek a jelzésnek a hatására a master szervernek frissítenie kell az</w:t>
      </w:r>
      <w:r w:rsidR="00667379">
        <w:t>t az információpárost, ami a replikációhoz szükséges log fájl nevét és az abban aktuális pozíciót tartalmazza, valamint az adatbázis aktuális tartalmát el kell mentenie egy fájlba, amit az operatív szerver majd be tud tölteni inicializálása során.</w:t>
      </w:r>
    </w:p>
    <w:p w14:paraId="3EA99664" w14:textId="2844F586" w:rsidR="00C243D0" w:rsidRPr="00EE5A9C" w:rsidRDefault="68D7734D" w:rsidP="00EE5A9C">
      <w:r>
        <w:t>A fájlok frissítése után az operatív szerver jelezni fog a master szervernek, hogy készen áll a rendszerbe integrálásra, így a master szervernek nyilvántartásba kell vennie, valamint a</w:t>
      </w:r>
      <w:r w:rsidR="00B0117D">
        <w:t xml:space="preserve"> master szerveren fut</w:t>
      </w:r>
      <w:r w:rsidR="00D01242">
        <w:t>ó</w:t>
      </w:r>
      <w:r>
        <w:t xml:space="preserve"> </w:t>
      </w:r>
      <w:commentRangeStart w:id="60"/>
      <w:commentRangeStart w:id="61"/>
      <w:r>
        <w:t xml:space="preserve">webszerver </w:t>
      </w:r>
      <w:commentRangeEnd w:id="60"/>
      <w:r w:rsidR="00C243D0">
        <w:rPr>
          <w:rStyle w:val="Jegyzethivatkozs"/>
        </w:rPr>
        <w:commentReference w:id="60"/>
      </w:r>
      <w:commentRangeEnd w:id="61"/>
      <w:r w:rsidR="00B0117D">
        <w:rPr>
          <w:rStyle w:val="Jegyzethivatkozs"/>
        </w:rPr>
        <w:commentReference w:id="61"/>
      </w:r>
      <w:r>
        <w:t>terheléselosztó moduljához hozzá kell adnia, így onnantól kezdve annak is továbbít kéréseket.</w:t>
      </w:r>
    </w:p>
    <w:p w14:paraId="47682B57" w14:textId="0EA9E6EC" w:rsidR="007F6A18" w:rsidRDefault="00DD6491" w:rsidP="00980913">
      <w:pPr>
        <w:pStyle w:val="Cmsor3"/>
      </w:pPr>
      <w:bookmarkStart w:id="62" w:name="_Toc120874348"/>
      <w:r>
        <w:t>Futtatókörnyezet</w:t>
      </w:r>
      <w:bookmarkEnd w:id="62"/>
    </w:p>
    <w:p w14:paraId="270CB7CA" w14:textId="726330ED" w:rsidR="00680F78" w:rsidRDefault="00680F78" w:rsidP="00680F78">
      <w:r>
        <w:t xml:space="preserve">A futtatókörnyezetnek </w:t>
      </w:r>
      <w:r w:rsidR="0070601E">
        <w:t>viszonylag egyszerűnek tűnő feladata van: amikor szükség van egy szerverre, akkor lehelyez és elindít egyet, amikor feleslegessé válik egy szerver, akkor leállít és megsemmisít egyet.</w:t>
      </w:r>
    </w:p>
    <w:p w14:paraId="6258E17E" w14:textId="74ADC3BA" w:rsidR="0070601E" w:rsidRDefault="0070601E" w:rsidP="00680F78">
      <w:r>
        <w:t xml:space="preserve">Ezt a működést a VirtualBox segítségével nem nehéz megoldani: a </w:t>
      </w:r>
      <w:r w:rsidR="00B124EE">
        <w:t>szoftver ugyanis támogatja a kódból történő irányítást, lehetőséget ad arra, hogy szkritpből</w:t>
      </w:r>
      <w:r w:rsidR="00912AF2">
        <w:t xml:space="preserve"> indítsunk </w:t>
      </w:r>
      <w:r w:rsidR="00656F9D">
        <w:t>vagy éppen állítsunk le virtuális gépet.</w:t>
      </w:r>
    </w:p>
    <w:p w14:paraId="493AB127" w14:textId="5E5C9BC4" w:rsidR="00656F9D" w:rsidRDefault="00656F9D" w:rsidP="00680F78">
      <w:r>
        <w:t>Indítás szempontjából meg kell különböztetni</w:t>
      </w:r>
      <w:r w:rsidR="009D76AB">
        <w:t xml:space="preserve"> a VirtualBox két különböző parancsát: a gép importálását és a gép indítását. Előbbi parancs lehelyezi a virtuális gépet, létrehozza a szükséges fájlokat és </w:t>
      </w:r>
      <w:r w:rsidR="00315856">
        <w:t xml:space="preserve">indításra kész állapotba állítja, ám nem indítja el. Utóbbi egy már lehelyezett gépet </w:t>
      </w:r>
      <w:r w:rsidR="009F3044">
        <w:t>indít el.</w:t>
      </w:r>
    </w:p>
    <w:p w14:paraId="21D0966E" w14:textId="76892FC7" w:rsidR="009F3044" w:rsidRDefault="009F3044" w:rsidP="00680F78">
      <w:r>
        <w:t xml:space="preserve">A két parancs között fel lehet állítani </w:t>
      </w:r>
      <w:r w:rsidR="00894A99">
        <w:t xml:space="preserve">sorrendiséget: ahhoz, hogy el tudjunk indítani egy virtuális gépet, először le kell helyezni azt. A két parancs időigényének különbsége sem elhanyagolható: az importálás </w:t>
      </w:r>
      <w:r w:rsidR="009F64B2">
        <w:t>jóval több időt vesz igénybe, mint a virtuális gép elindítása (~5-10-szeres az eltérés).</w:t>
      </w:r>
    </w:p>
    <w:p w14:paraId="0160F11B" w14:textId="0AD28CEF" w:rsidR="009714E9" w:rsidRDefault="003746F8" w:rsidP="009714E9">
      <w:r>
        <w:t xml:space="preserve">A virtuális gép importálásának időigénye nem elhanyagolható, mivel </w:t>
      </w:r>
      <w:r w:rsidR="00814752">
        <w:t>olykor 1 percig is tarthat, ám ez nyilván függ a futtatókörnyezet tulajdonságaitól</w:t>
      </w:r>
      <w:r w:rsidR="00BF2E4B">
        <w:t xml:space="preserve"> is.</w:t>
      </w:r>
      <w:r w:rsidR="00613F7A">
        <w:t xml:space="preserve"> Az viszont a rendszerrel szemben támasztott elvárásoknak nem felel meg, hogy </w:t>
      </w:r>
      <w:r w:rsidR="009714E9">
        <w:t>magas terhelés esetén egy új szerver indulására akár perceket is kelljen várni.</w:t>
      </w:r>
    </w:p>
    <w:p w14:paraId="4A756937" w14:textId="186B131D" w:rsidR="009714E9" w:rsidRDefault="009714E9" w:rsidP="009714E9">
      <w:r>
        <w:t>Ennek kiküszöbölésére triviális megoldás lenne ezt az időt lerövidíteni, a mögöttes feladatot leegyszer</w:t>
      </w:r>
      <w:r w:rsidR="00556984">
        <w:t>ű</w:t>
      </w:r>
      <w:r>
        <w:t xml:space="preserve">síteni, </w:t>
      </w:r>
      <w:r w:rsidR="00556984">
        <w:t>felgyorsítani. Ez a lehetőség nyilvánvalóan nem megvalósítható, minekutána nem saját megoldásról van szó.</w:t>
      </w:r>
    </w:p>
    <w:p w14:paraId="5EC90644" w14:textId="57CA9702" w:rsidR="00556984" w:rsidRDefault="00556984" w:rsidP="009714E9">
      <w:r>
        <w:t>A másik megoldási lehetőség az, hogy ezt az időigényes feladatot</w:t>
      </w:r>
      <w:r w:rsidR="00CD0AB4">
        <w:t xml:space="preserve"> eltoljuk időben, és nem akkor hajtjuk végre, amikor </w:t>
      </w:r>
      <w:r w:rsidR="00160D9D">
        <w:t xml:space="preserve">várunk a virtuális gép elindítására, hanem olyan időben, amikor </w:t>
      </w:r>
      <w:r w:rsidR="00C9306F">
        <w:t xml:space="preserve">nincs hatással </w:t>
      </w:r>
      <w:r w:rsidR="00F15FBC">
        <w:t>a várakozás a rendszer működésére</w:t>
      </w:r>
      <w:r w:rsidR="00B709D5">
        <w:t>.</w:t>
      </w:r>
    </w:p>
    <w:p w14:paraId="121006E3" w14:textId="495D1833" w:rsidR="00B10047" w:rsidRDefault="00B10047" w:rsidP="009714E9">
      <w:r>
        <w:t>Több lehetőségünk is van arra, hogy időben máskor végezzük el</w:t>
      </w:r>
      <w:r w:rsidR="00A30569">
        <w:t xml:space="preserve"> az importálást: ezek a lehetőségek két csoportra oszthatók.</w:t>
      </w:r>
    </w:p>
    <w:p w14:paraId="13762CC7" w14:textId="481E93C0" w:rsidR="00A30569" w:rsidRDefault="00A30569" w:rsidP="009714E9">
      <w:r>
        <w:t>Az egyik csoportba azok tartoznak, amikor virtuális gép indítása</w:t>
      </w:r>
      <w:r w:rsidR="00722D42">
        <w:t xml:space="preserve"> során szeretnénk eltolni az importálást, tehát olyankor, amikor az átlagos terhelés monoton nő.</w:t>
      </w:r>
      <w:r w:rsidR="00236DEA">
        <w:t xml:space="preserve"> A másik csoportba tartoznak azok a lehetőségek, amikor az importálást az átlagos terhelés lefelé szálló ágában toljuk el.</w:t>
      </w:r>
    </w:p>
    <w:p w14:paraId="5816FAF9" w14:textId="72B04F4E" w:rsidR="00236DEA" w:rsidRDefault="00236DEA" w:rsidP="009714E9">
      <w:r>
        <w:t>A kettő megközelítés közül a felszálló ágat választottam, mert akkor várhatóan tovább nő a terhelés, de legalábbis nem csökken hirtelen nagy valószínűséggel, így ekkor kifizető</w:t>
      </w:r>
      <w:r w:rsidR="004C55D3">
        <w:t>d</w:t>
      </w:r>
      <w:r>
        <w:t>őbb i</w:t>
      </w:r>
      <w:r w:rsidR="004C55D3">
        <w:t>mportálni egy virtuális gépet, mint olyankor, amikor várhatóan további szervereket állítunk le.</w:t>
      </w:r>
    </w:p>
    <w:p w14:paraId="70DF4F9B" w14:textId="69F88B50" w:rsidR="004C55D3" w:rsidRDefault="004C55D3" w:rsidP="009714E9">
      <w:r>
        <w:t xml:space="preserve">Így a végleges megoldás az lett, hogy </w:t>
      </w:r>
      <w:r w:rsidR="00D57BEA">
        <w:t xml:space="preserve">az </w:t>
      </w:r>
      <w:r w:rsidR="002324E6">
        <w:rPr>
          <w:i/>
          <w:iCs/>
        </w:rPr>
        <w:t>N</w:t>
      </w:r>
      <w:r w:rsidR="002324E6">
        <w:t>-edi</w:t>
      </w:r>
      <w:r w:rsidR="0011337B">
        <w:t xml:space="preserve">k szerver importálását az </w:t>
      </w:r>
      <w:r w:rsidR="0011337B">
        <w:rPr>
          <w:i/>
          <w:iCs/>
        </w:rPr>
        <w:t>N-1</w:t>
      </w:r>
      <w:r w:rsidR="0011337B">
        <w:t>-edik szerver indítása után, annak bootolása közben hajtjuk végre</w:t>
      </w:r>
      <w:r w:rsidR="00216148">
        <w:t>.</w:t>
      </w:r>
    </w:p>
    <w:p w14:paraId="088ED11A" w14:textId="6342AC71" w:rsidR="00216148" w:rsidRDefault="00270009" w:rsidP="009714E9">
      <w:r>
        <w:t>Új szerver indítása során tehát először elindítjuk a korábban már importált szervert, majd rögtön importáljuk a következőt, hogy kész legyen</w:t>
      </w:r>
      <w:r w:rsidR="001323BF">
        <w:t xml:space="preserve"> az indulásra.</w:t>
      </w:r>
    </w:p>
    <w:p w14:paraId="0FDE4CFC" w14:textId="1D3033FB" w:rsidR="00266837" w:rsidRDefault="0BF2733E" w:rsidP="009714E9">
      <w:r>
        <w:t>Valamelyest pazarló a szerver leállításának procedúrája, ám ezt a pazarlást megengedtem a szebb megoldás és az átláthatóság érdekében. A pazarlás alapját a virtuális gépek nyilvántartása képezi a VirtualBox részéről: minden importált gépet (természetesen a futó, és a leállított, de nem törölt gépeket is beleértve) egyedi néven tárol. A gépeknek az egyszerűség kedvéért egyedi azonosítóként 1-től kezdve növekvő sorrendben egész számokat adok, valamint egy gép megszűntetésekor az adott gép azonosítóját felszabadítom. Ily módon a 3 darab futó szerver esetén a foglalt azonosít</w:t>
      </w:r>
      <w:del w:id="63" w:author="Vendégfelhasználó" w:date="2022-12-01T15:10:00Z">
        <w:r w:rsidR="00266837" w:rsidDel="0BF2733E">
          <w:delText>o</w:delText>
        </w:r>
      </w:del>
      <w:ins w:id="64" w:author="Vendégfelhasználó" w:date="2022-12-01T15:10:00Z">
        <w:r>
          <w:t>ó</w:t>
        </w:r>
      </w:ins>
      <w:r>
        <w:t xml:space="preserve">k halmaza a következő: </w:t>
      </w:r>
      <w:r w:rsidRPr="0BF2733E">
        <w:rPr>
          <w:i/>
          <w:iCs/>
        </w:rPr>
        <w:t>{1; 2; 3}</w:t>
      </w:r>
      <w:r>
        <w:t xml:space="preserve">. Egy gép megszűntetésekor a legnagyobb azonosítóval rendelkező gépet állítom le és törlöm, így amennyiben az előző 3 darab futó szerverrel rendelkező rendszerből kivonunk és megsemmisítünk egyet, a foglalt azonosítók halmaza </w:t>
      </w:r>
      <w:r w:rsidRPr="0BF2733E">
        <w:rPr>
          <w:i/>
          <w:iCs/>
        </w:rPr>
        <w:t xml:space="preserve">{1; 2} </w:t>
      </w:r>
      <w:r>
        <w:t>lesz.</w:t>
      </w:r>
    </w:p>
    <w:p w14:paraId="10ABB64B" w14:textId="09A7E0BC" w:rsidR="00956179" w:rsidRDefault="00956179" w:rsidP="009714E9">
      <w:r>
        <w:t xml:space="preserve">Minden esetben pontosan 1 darab importált szerver </w:t>
      </w:r>
      <w:r w:rsidR="001B1969">
        <w:t xml:space="preserve">található, amelynek azonosítója az utoljára kiadott (és egyben a legnagyobb értékű) azonosító után következő azonosító (3 darab futó szerver esetén az importált gép azonosítója a </w:t>
      </w:r>
      <w:r w:rsidR="001B1969">
        <w:rPr>
          <w:i/>
          <w:iCs/>
        </w:rPr>
        <w:t>4</w:t>
      </w:r>
      <w:r w:rsidR="001B1969">
        <w:t xml:space="preserve"> lesz.</w:t>
      </w:r>
    </w:p>
    <w:p w14:paraId="086542C6" w14:textId="2433927A" w:rsidR="0042211D" w:rsidRDefault="0042211D" w:rsidP="009714E9">
      <w:r>
        <w:t>A pazarlást pedig szerver megsemmisítésekor tapasztalhatjuk: amennyiben egy szervert megsemmisítünk és felszabadítjuk az általa foglalt azonosítót</w:t>
      </w:r>
      <w:r w:rsidR="00871D17">
        <w:t xml:space="preserve">, a foglalt azonosítók között érték szerinti sorrendben lesz egy </w:t>
      </w:r>
      <w:r w:rsidR="005C377C">
        <w:t>kivétel, ami nincs lefoglalva. Az ilyen kivételek elkerülése érdekében egy szerver megsemmisítésekor a</w:t>
      </w:r>
      <w:r w:rsidR="00BE2906">
        <w:t>z importált gépet is megsemmisítem, majd helyes azonosítóval újra létrehozom.</w:t>
      </w:r>
    </w:p>
    <w:p w14:paraId="42B8C2AC" w14:textId="3348E36B" w:rsidR="00BE2906" w:rsidRPr="001B1969" w:rsidRDefault="00BE2906" w:rsidP="009714E9">
      <w:r>
        <w:t xml:space="preserve">Ezzel a felesleges lépéssel (amit kiválthatnánk egy átnevezéssel) szeretném ugyanakkor demonstrálni, hogy az importálással járó időigényes feladatot </w:t>
      </w:r>
      <w:r w:rsidR="0012195A">
        <w:t xml:space="preserve">az átlagos terhelés leszálló ágában is, a terhelés monoton csökkenése közben is </w:t>
      </w:r>
      <w:r w:rsidR="00AB3A1A">
        <w:t>el lehet tolni.</w:t>
      </w:r>
    </w:p>
    <w:p w14:paraId="4856CDA1" w14:textId="011C2004" w:rsidR="007F6A18" w:rsidRDefault="00CA2477" w:rsidP="006C16BB">
      <w:pPr>
        <w:pStyle w:val="Cmsor2"/>
      </w:pPr>
      <w:bookmarkStart w:id="65" w:name="_Ref120269620"/>
      <w:bookmarkStart w:id="66" w:name="_Ref120269621"/>
      <w:bookmarkStart w:id="67" w:name="_Toc120874349"/>
      <w:r>
        <w:t>A terhelés</w:t>
      </w:r>
      <w:r w:rsidR="000428CB">
        <w:t>ről</w:t>
      </w:r>
      <w:bookmarkEnd w:id="65"/>
      <w:bookmarkEnd w:id="66"/>
      <w:bookmarkEnd w:id="67"/>
    </w:p>
    <w:p w14:paraId="2F04EAC2" w14:textId="032717FF" w:rsidR="00425C63" w:rsidRDefault="001905FC" w:rsidP="00425C63">
      <w:r>
        <w:t xml:space="preserve">A rendszerrel </w:t>
      </w:r>
      <w:r w:rsidR="00027FF4">
        <w:t>szemben az egyik legnagyobb elvárás, hogy a terhelés mértékének függvényében a</w:t>
      </w:r>
      <w:r w:rsidR="00234B2C">
        <w:t xml:space="preserve"> rendszer automatikusan skálázódjon. Az</w:t>
      </w:r>
      <w:r w:rsidR="00781563">
        <w:t xml:space="preserve"> előző fejezetekben bemutattam, hogy miként áll össze az elosztott rendszer, milyen szerverek alkotják</w:t>
      </w:r>
      <w:r w:rsidR="007C20F5">
        <w:t xml:space="preserve">, valamint </w:t>
      </w:r>
      <w:r w:rsidR="00524EC9">
        <w:t xml:space="preserve">bemutattam a szerverek skálázási feladatok során felmerülő felelősségeit. </w:t>
      </w:r>
      <w:r w:rsidR="00D51CF0">
        <w:t>Bemutattam, hogy a fel- vagy leskálázásról szóló utasítás következtében mely szervernek mit kell tennie, ám</w:t>
      </w:r>
      <w:r w:rsidR="002431DC">
        <w:t xml:space="preserve"> a terhelésről, valamint arról</w:t>
      </w:r>
      <w:r w:rsidR="003802DE">
        <w:t>, hogy a döntés a terhelés alapján miként kerül meghatározásra</w:t>
      </w:r>
      <w:r w:rsidR="000230EC">
        <w:t>,</w:t>
      </w:r>
      <w:r w:rsidR="004204CF">
        <w:t xml:space="preserve"> jelen alfejezetben kívánok </w:t>
      </w:r>
      <w:r w:rsidR="000230EC">
        <w:t>szót ejteni</w:t>
      </w:r>
      <w:r w:rsidR="004204CF">
        <w:t>.</w:t>
      </w:r>
    </w:p>
    <w:p w14:paraId="220EB336" w14:textId="1820954A" w:rsidR="004204CF" w:rsidRDefault="00712100" w:rsidP="00425C63">
      <w:r>
        <w:t xml:space="preserve">A terhelés </w:t>
      </w:r>
      <w:r w:rsidR="008F6524">
        <w:t xml:space="preserve">mértékének meghatározására </w:t>
      </w:r>
      <w:r w:rsidR="00C61761">
        <w:t xml:space="preserve">számtalan lehetőség adódik, mivel egy rendszer terheltségét </w:t>
      </w:r>
      <w:r w:rsidR="002A23B9">
        <w:t xml:space="preserve">többféle </w:t>
      </w:r>
      <w:r w:rsidR="004B314A">
        <w:t xml:space="preserve">módon lehet mérni. A rendszer terheltségnek mérése során </w:t>
      </w:r>
      <w:r w:rsidR="006A07F5">
        <w:t xml:space="preserve">különböző </w:t>
      </w:r>
      <w:r w:rsidR="00D02645">
        <w:t>hardver</w:t>
      </w:r>
      <w:r w:rsidR="00256597">
        <w:t xml:space="preserve">ek </w:t>
      </w:r>
      <w:r w:rsidR="006A07F5">
        <w:t>és</w:t>
      </w:r>
      <w:r w:rsidR="00D02645">
        <w:t xml:space="preserve"> szoftver</w:t>
      </w:r>
      <w:r w:rsidR="00256597">
        <w:t xml:space="preserve">ek </w:t>
      </w:r>
      <w:r w:rsidR="00D02645">
        <w:t>adott pillan</w:t>
      </w:r>
      <w:r w:rsidR="00A47C69">
        <w:t>atban történő jellemzői</w:t>
      </w:r>
      <w:r w:rsidR="00256597">
        <w:t>t</w:t>
      </w:r>
      <w:r w:rsidR="00A47C69">
        <w:t>, tulajdonságai</w:t>
      </w:r>
      <w:r w:rsidR="00256597">
        <w:t>t</w:t>
      </w:r>
      <w:r w:rsidR="00A47C69">
        <w:t xml:space="preserve"> </w:t>
      </w:r>
      <w:r w:rsidR="0018387C">
        <w:t>ellenőrizzük</w:t>
      </w:r>
      <w:r w:rsidR="00256597">
        <w:t>, amely</w:t>
      </w:r>
      <w:r w:rsidR="001853A6">
        <w:t xml:space="preserve"> eredmény</w:t>
      </w:r>
      <w:r w:rsidR="000F3469">
        <w:t xml:space="preserve">ek együttes </w:t>
      </w:r>
      <w:r w:rsidR="003B12B9">
        <w:t>klasszifikálása után meg lehet állapítani a rendszer terheltségét.</w:t>
      </w:r>
    </w:p>
    <w:p w14:paraId="1E3B57E4" w14:textId="1E5C4BAC" w:rsidR="00375FB3" w:rsidRDefault="00E6740D" w:rsidP="00375FB3">
      <w:r>
        <w:t xml:space="preserve">Még ha sok információ birtokában is vagyunk, </w:t>
      </w:r>
      <w:r w:rsidR="00BE69CF">
        <w:t>a</w:t>
      </w:r>
      <w:r w:rsidR="005F787F">
        <w:t xml:space="preserve"> terhelés meghatározása nem triviális felada</w:t>
      </w:r>
      <w:r w:rsidR="003A3576">
        <w:t xml:space="preserve">t: a szolgáltatást </w:t>
      </w:r>
      <w:r w:rsidR="00556C2B">
        <w:t xml:space="preserve">igénybe vevő felhasználók által </w:t>
      </w:r>
      <w:r w:rsidR="00861F88">
        <w:t>generált kapcsolatok sokasága nem</w:t>
      </w:r>
      <w:r w:rsidR="00897D83">
        <w:t xml:space="preserve"> feltétlen</w:t>
      </w:r>
      <w:r w:rsidR="00861F88">
        <w:t xml:space="preserve"> jelenti, hogy a </w:t>
      </w:r>
      <w:r w:rsidR="00897D83">
        <w:t xml:space="preserve">rendszer leterhelt lenne. </w:t>
      </w:r>
      <w:r w:rsidR="00D84591">
        <w:t>M</w:t>
      </w:r>
      <w:r w:rsidR="00BE69CF">
        <w:t xml:space="preserve">ég nehezebb </w:t>
      </w:r>
      <w:r w:rsidR="009014F2">
        <w:t xml:space="preserve">a következő időegységekre előrevetíteni az átlagos terhelést </w:t>
      </w:r>
      <w:r w:rsidR="00BE69CF">
        <w:t>úgy, hogy az korreláljon a valós á</w:t>
      </w:r>
      <w:r w:rsidR="0019082F">
        <w:t>tlagos terheléssel.</w:t>
      </w:r>
    </w:p>
    <w:p w14:paraId="752AD417" w14:textId="16BFE026" w:rsidR="0019082F" w:rsidRDefault="009029D5" w:rsidP="00425C63">
      <w:r>
        <w:t xml:space="preserve">Ahogy haladunk az egyszerű rendszerektől a </w:t>
      </w:r>
      <w:r w:rsidR="0019082F">
        <w:t>kritikus rendszer</w:t>
      </w:r>
      <w:r>
        <w:t xml:space="preserve">ekig, úgy kell a terhelést egyre precízebb módszerekkel meghatározni, amely mérések segítségével a rendszer </w:t>
      </w:r>
      <w:r w:rsidR="00830C87">
        <w:t>reális képességeit megismerhetjük adott pillanatban.</w:t>
      </w:r>
      <w:r w:rsidR="00D87BEA">
        <w:t xml:space="preserve"> Teljesen nyilvánvaló, hogy egy kritikus rendszer</w:t>
      </w:r>
      <w:r w:rsidR="00E30C42">
        <w:t>ről</w:t>
      </w:r>
      <w:r w:rsidR="002458E2">
        <w:t>, de még egy átlagos</w:t>
      </w:r>
      <w:r w:rsidR="00E30C42">
        <w:t xml:space="preserve">, felhasználó, ügyfelek által használt rendszerről </w:t>
      </w:r>
      <w:r w:rsidR="29056C9B">
        <w:t xml:space="preserve">is </w:t>
      </w:r>
      <w:r w:rsidR="00924201">
        <w:t xml:space="preserve">meg </w:t>
      </w:r>
      <w:r w:rsidR="00494A22">
        <w:t>kell tudnunk</w:t>
      </w:r>
      <w:r w:rsidR="00924201">
        <w:t xml:space="preserve"> mondani, hogy</w:t>
      </w:r>
      <w:r w:rsidR="00106030">
        <w:t xml:space="preserve"> mekkora a terhelése</w:t>
      </w:r>
      <w:r w:rsidR="00924201">
        <w:t xml:space="preserve">: a túl nagy </w:t>
      </w:r>
      <w:r w:rsidR="00106030">
        <w:t>terhelés hatására a rendszer</w:t>
      </w:r>
      <w:r w:rsidR="00B164DB">
        <w:t xml:space="preserve"> számára</w:t>
      </w:r>
      <w:r w:rsidR="00106030">
        <w:t xml:space="preserve"> </w:t>
      </w:r>
      <w:r w:rsidR="00B164DB">
        <w:t xml:space="preserve">negatív jelenségek </w:t>
      </w:r>
      <w:r w:rsidR="00983ED8">
        <w:t>következhetnek be</w:t>
      </w:r>
      <w:r w:rsidR="009D41CD">
        <w:t xml:space="preserve"> (összeomlás, adatvesztés)</w:t>
      </w:r>
      <w:r w:rsidR="00983ED8">
        <w:t>.</w:t>
      </w:r>
    </w:p>
    <w:p w14:paraId="2A23D0B0" w14:textId="3D7AA07A" w:rsidR="00FB380E" w:rsidRPr="00425C63" w:rsidRDefault="009D41CD" w:rsidP="00FB380E">
      <w:r>
        <w:t>A következő alfejezetekben szeretném részletezni, hogy milyen mérési módszerek álltak rendelkezésemre, az adott módszereknek mik az előnyeik és hátrányaik</w:t>
      </w:r>
      <w:r w:rsidR="00FB380E">
        <w:t>, és szeretném bemutatni a döntés menetét.</w:t>
      </w:r>
    </w:p>
    <w:p w14:paraId="0956121E" w14:textId="246B4A8E" w:rsidR="000428CB" w:rsidRDefault="000428CB" w:rsidP="000428CB">
      <w:pPr>
        <w:pStyle w:val="Cmsor3"/>
      </w:pPr>
      <w:bookmarkStart w:id="68" w:name="_Toc120874350"/>
      <w:r>
        <w:t>A terhelés monitorozása</w:t>
      </w:r>
      <w:bookmarkEnd w:id="68"/>
    </w:p>
    <w:p w14:paraId="4317ED8C" w14:textId="2E6EDC36" w:rsidR="00FB380E" w:rsidRDefault="00FB380E" w:rsidP="0007102C">
      <w:r>
        <w:t xml:space="preserve">Ahhoz, hogy a rendszer képes legyen </w:t>
      </w:r>
      <w:r w:rsidR="00CF2FF0">
        <w:t>az automatikus skálázásra, mindenképp tisztában kell lenni a terhelés mindenkori mértékével. A terhelésmérés</w:t>
      </w:r>
      <w:r w:rsidR="00176791">
        <w:t xml:space="preserve">i módszereket </w:t>
      </w:r>
      <w:r w:rsidR="00D36CFA">
        <w:t xml:space="preserve">alapvetően két nagyobb </w:t>
      </w:r>
      <w:r w:rsidR="00176791">
        <w:t xml:space="preserve">csoportra oszthatjuk: vannak azok a megközelítések, melynek során egy adott hardver </w:t>
      </w:r>
      <w:r w:rsidR="00130384">
        <w:t>jellemzőit vizsgáljuk (pl.</w:t>
      </w:r>
      <w:r w:rsidR="00CE26D2">
        <w:t xml:space="preserve"> </w:t>
      </w:r>
      <w:r w:rsidR="00E46811">
        <w:t xml:space="preserve">processzor </w:t>
      </w:r>
      <w:r w:rsidR="00A90A12">
        <w:t xml:space="preserve">vagy memória </w:t>
      </w:r>
      <w:r w:rsidR="00E46811">
        <w:t>kihasználtsága</w:t>
      </w:r>
      <w:r w:rsidR="00A90A12">
        <w:t>)</w:t>
      </w:r>
      <w:r w:rsidR="0007102C">
        <w:t>, valamint</w:t>
      </w:r>
      <w:r w:rsidR="00A90A12">
        <w:t xml:space="preserve"> vannak </w:t>
      </w:r>
      <w:r w:rsidR="0007102C">
        <w:t xml:space="preserve">olyan módszerek, melyek során logikai szinten vizsgáljuk </w:t>
      </w:r>
      <w:r w:rsidR="00F76C2E">
        <w:t>jellemzően szoftverek tulajdonságait (pl. egy webszerver kapcsolatainak száma).</w:t>
      </w:r>
    </w:p>
    <w:p w14:paraId="25FD8988" w14:textId="228D6ED8" w:rsidR="00F76C2E" w:rsidRDefault="00F76C2E" w:rsidP="0007102C">
      <w:r>
        <w:t>Minél pontosabb</w:t>
      </w:r>
      <w:r w:rsidR="007D2148">
        <w:t xml:space="preserve"> eredményt szeretnénk kapni a terhelésről, annál több </w:t>
      </w:r>
      <w:r w:rsidR="00D7609D">
        <w:t>tulajdonság együttes mérésére van szükség.</w:t>
      </w:r>
      <w:r w:rsidR="009C3054">
        <w:t xml:space="preserve"> Ám az, hogy milyen módszert alkalmazunk</w:t>
      </w:r>
      <w:r w:rsidR="009C70C9">
        <w:t>,</w:t>
      </w:r>
      <w:r w:rsidR="009C3054">
        <w:t xml:space="preserve"> függ</w:t>
      </w:r>
      <w:r w:rsidR="007B0E87">
        <w:t xml:space="preserve"> </w:t>
      </w:r>
      <w:r w:rsidR="002D009B">
        <w:t>a</w:t>
      </w:r>
      <w:r w:rsidR="00421631">
        <w:t>ttól, hogy a rendszer segítségével milyen szolgáltatást nyújtu</w:t>
      </w:r>
      <w:r w:rsidR="00A331D3">
        <w:t>n</w:t>
      </w:r>
      <w:r w:rsidR="00421631">
        <w:t>k, milyen</w:t>
      </w:r>
      <w:r w:rsidR="00A331D3">
        <w:t xml:space="preserve"> feladatok futnak rajta.</w:t>
      </w:r>
    </w:p>
    <w:p w14:paraId="7530C7CF" w14:textId="26FCB64A" w:rsidR="00421DBB" w:rsidRDefault="0099686F" w:rsidP="00421DBB">
      <w:r>
        <w:t>Az én esetemben a</w:t>
      </w:r>
      <w:r w:rsidR="001D625C">
        <w:t xml:space="preserve"> szervereken futó feladatok </w:t>
      </w:r>
      <w:r w:rsidR="00C5351D">
        <w:t>viszonylag</w:t>
      </w:r>
      <w:r w:rsidR="001D625C">
        <w:t xml:space="preserve"> egyszerű </w:t>
      </w:r>
      <w:r w:rsidR="29056C9B">
        <w:t>taszkok.</w:t>
      </w:r>
      <w:r w:rsidR="00C5351D">
        <w:t xml:space="preserve"> A legerőforrásigényesebb feladatot a virtuális gépe</w:t>
      </w:r>
      <w:r w:rsidR="004631CA">
        <w:t xml:space="preserve">k </w:t>
      </w:r>
      <w:r w:rsidR="29056C9B">
        <w:t>kezelése</w:t>
      </w:r>
      <w:r w:rsidR="004631CA">
        <w:t xml:space="preserve"> (azok importálása, indítása, futtatása és törlése</w:t>
      </w:r>
      <w:r w:rsidR="29056C9B">
        <w:t>) jelenti,</w:t>
      </w:r>
      <w:r w:rsidR="004631CA">
        <w:t xml:space="preserve"> ám ezek terhelése a futtatókörnyezet</w:t>
      </w:r>
      <w:r w:rsidR="00DE145C">
        <w:t>en jelen</w:t>
      </w:r>
      <w:r w:rsidR="009100A0">
        <w:t>ik</w:t>
      </w:r>
      <w:r w:rsidR="00DE145C">
        <w:t xml:space="preserve"> meg.</w:t>
      </w:r>
      <w:r w:rsidR="00E16E91">
        <w:t xml:space="preserve"> A master</w:t>
      </w:r>
      <w:r w:rsidR="00D12BAF">
        <w:t xml:space="preserve"> szervereken és az operatív</w:t>
      </w:r>
      <w:r w:rsidR="00E16E91">
        <w:t xml:space="preserve"> szervereken</w:t>
      </w:r>
      <w:r w:rsidR="00D12BAF">
        <w:t xml:space="preserve"> megjelenő, </w:t>
      </w:r>
      <w:r w:rsidR="008B0180">
        <w:t xml:space="preserve">az elosztott rendszer szempontjából </w:t>
      </w:r>
      <w:r w:rsidR="00D12BAF">
        <w:t xml:space="preserve">releváns </w:t>
      </w:r>
      <w:r w:rsidR="008B0180">
        <w:t>feladatok a felhasználóktól érkező olvasási és írási feladatok.</w:t>
      </w:r>
    </w:p>
    <w:p w14:paraId="69C05B59" w14:textId="1DD0AD09" w:rsidR="008B0180" w:rsidRDefault="008B0180" w:rsidP="0007102C">
      <w:r>
        <w:t xml:space="preserve">Ezek a feladatok jellemzően </w:t>
      </w:r>
      <w:r w:rsidR="004513AE">
        <w:t>kicsi adatmennyiségekkel dolgoznak: egy-egy üzenet olvasása vagy írása a cél az üzenőfalon,</w:t>
      </w:r>
      <w:r w:rsidR="00407F5F">
        <w:t xml:space="preserve"> amelyek mérete </w:t>
      </w:r>
      <w:proofErr w:type="gramStart"/>
      <w:r w:rsidR="00407F5F">
        <w:t>majdhogynem</w:t>
      </w:r>
      <w:proofErr w:type="gramEnd"/>
      <w:r w:rsidR="00407F5F">
        <w:t xml:space="preserve"> el</w:t>
      </w:r>
      <w:r w:rsidR="002A5E4C">
        <w:t>hanyagolható. Mivel nagyon kisméretű adatrek</w:t>
      </w:r>
      <w:r w:rsidR="00930396">
        <w:t xml:space="preserve">ordok írása és olvasása a cél, az adatbáziskezelő </w:t>
      </w:r>
      <w:r w:rsidR="0037347E">
        <w:t>a beérkező kéréseket nagyon rövid idő alatt végrehajtja, így annak terhelése nagyon kis ideig látszik meg</w:t>
      </w:r>
      <w:r w:rsidR="00721E49">
        <w:t xml:space="preserve"> a processzor terheléséről készített diagramon.</w:t>
      </w:r>
    </w:p>
    <w:p w14:paraId="732AC520" w14:textId="49210DAA" w:rsidR="00721E49" w:rsidRDefault="00721E49" w:rsidP="0007102C">
      <w:r>
        <w:t xml:space="preserve">A másik </w:t>
      </w:r>
      <w:r w:rsidR="00DB4B64">
        <w:t>fontos megjegyzendő megállapítás a kérések terheléséről azok rövidségük mellett az, hogy ezek a kérések</w:t>
      </w:r>
      <w:r w:rsidR="001F18E4">
        <w:t xml:space="preserve"> még sok felhasználó mellett is az általam megvalósított rendszerben terhelés szempontjából</w:t>
      </w:r>
      <w:r w:rsidR="00963DE5">
        <w:t xml:space="preserve"> viszonylag ritkán érkeznek: egy ekkora </w:t>
      </w:r>
      <w:r w:rsidR="00694B64">
        <w:t>rendszerben nem fog megtörténni, hogy másodpercenként elérje az ezres nagyságrendet a beérkező kérések</w:t>
      </w:r>
      <w:r w:rsidR="00480327">
        <w:t xml:space="preserve"> száma.</w:t>
      </w:r>
    </w:p>
    <w:p w14:paraId="6698CD4F" w14:textId="401D8A30" w:rsidR="00AD7435" w:rsidRDefault="005F0625" w:rsidP="00AD7435">
      <w:r>
        <w:t>Az előző két megállapításból</w:t>
      </w:r>
      <w:r w:rsidR="00004DF9">
        <w:t xml:space="preserve">, nevezetesen a kérések feldolgozásának rövid idejéből és a </w:t>
      </w:r>
      <w:r w:rsidR="006C2EF9">
        <w:t xml:space="preserve">viszonylag ritka </w:t>
      </w:r>
      <w:r w:rsidR="00604828">
        <w:t xml:space="preserve">kérésekből arra </w:t>
      </w:r>
      <w:r w:rsidR="001654E5">
        <w:t>következtethetünk, hogy a hardverterhelés figyelése nem fogja megalapozni a legoptimálisabb döntés meghozatalát</w:t>
      </w:r>
      <w:r w:rsidR="00AD7435">
        <w:t xml:space="preserve">, ezért tehát logikai szinten érdemes a terhelést valamilyen módon </w:t>
      </w:r>
      <w:r w:rsidR="0067668D">
        <w:t>monitorozni.</w:t>
      </w:r>
    </w:p>
    <w:p w14:paraId="484B1FA4" w14:textId="4F334444" w:rsidR="0067668D" w:rsidRDefault="0067668D" w:rsidP="00AD7435">
      <w:r>
        <w:t>A terhelés meghatározás</w:t>
      </w:r>
      <w:r w:rsidR="00EC430B">
        <w:t>ára a logikai szinten a webszerver aktív kapcsolatainak számát vettem alapul. Ez nyilvánvalóan nem egyenértékű a tényleges hardverterhelés mérésével</w:t>
      </w:r>
      <w:r w:rsidR="002E144B">
        <w:t>; lehet olyan aktív kapcsolat, amely segítségével hosszú időn keresztül nem indítanak</w:t>
      </w:r>
      <w:r w:rsidR="00BA1D40">
        <w:t xml:space="preserve"> kérést, </w:t>
      </w:r>
      <w:r w:rsidR="009E7AA8">
        <w:t xml:space="preserve">ezért pontatlan mérési eredményt kaphatunk. Ennek a problémának a tudatában választottam ezt a </w:t>
      </w:r>
      <w:r w:rsidR="00BD7F2D">
        <w:t xml:space="preserve">megoldást, </w:t>
      </w:r>
      <w:r w:rsidR="00F85CFC">
        <w:t>mert ezt az adatot könnyen tudtam manipulálni, ezáltal könnyen tudtam tesztelni is a</w:t>
      </w:r>
      <w:r w:rsidR="00DF6092">
        <w:t xml:space="preserve"> rendszert.</w:t>
      </w:r>
    </w:p>
    <w:p w14:paraId="7CCEC356" w14:textId="28846AF3" w:rsidR="005F7074" w:rsidRPr="00422E0A" w:rsidRDefault="00C63F1D" w:rsidP="00AD7435">
      <w:r>
        <w:t xml:space="preserve">A webszerver aktív kapcsolatainak számát könnyen elérhetjük: a webszerver egy státuszoldalon elérhetővé tudja tenni az adatokat. Ennek a kódrészletét a </w:t>
      </w:r>
      <w:r w:rsidR="0051750B">
        <w:fldChar w:fldCharType="begin"/>
      </w:r>
      <w:r w:rsidR="0051750B">
        <w:instrText xml:space="preserve"> REF _Ref120445294 \h </w:instrText>
      </w:r>
      <w:r w:rsidR="0051750B">
        <w:fldChar w:fldCharType="separate"/>
      </w:r>
      <w:r w:rsidR="00574CC1">
        <w:rPr>
          <w:noProof/>
        </w:rPr>
        <w:t>18</w:t>
      </w:r>
      <w:r w:rsidR="00574CC1" w:rsidRPr="0051750B">
        <w:t>. ábra</w:t>
      </w:r>
      <w:r w:rsidR="0051750B">
        <w:fldChar w:fldCharType="end"/>
      </w:r>
      <w:r>
        <w:t xml:space="preserve"> mutatja be.</w:t>
      </w:r>
      <w:r w:rsidR="0051750B">
        <w:t xml:space="preserve"> Az ábrán látszik, hogy a </w:t>
      </w:r>
      <w:r w:rsidR="00422E0A">
        <w:rPr>
          <w:i/>
          <w:iCs/>
        </w:rPr>
        <w:t xml:space="preserve">/stub_status </w:t>
      </w:r>
      <w:r w:rsidR="00422E0A">
        <w:t>úton elérjük a</w:t>
      </w:r>
      <w:r w:rsidR="00435885">
        <w:t>z adatokat.</w:t>
      </w:r>
    </w:p>
    <w:p w14:paraId="7670638B" w14:textId="77777777" w:rsidR="0051750B" w:rsidRDefault="00C9747E" w:rsidP="0051750B">
      <w:pPr>
        <w:pStyle w:val="Kp"/>
      </w:pPr>
      <w:r>
        <w:rPr>
          <w:noProof/>
        </w:rPr>
        <mc:AlternateContent>
          <mc:Choice Requires="wps">
            <w:drawing>
              <wp:inline distT="0" distB="0" distL="0" distR="0" wp14:anchorId="13F36B7B" wp14:editId="7D3A671D">
                <wp:extent cx="3053301" cy="1404620"/>
                <wp:effectExtent l="0" t="0" r="0" b="0"/>
                <wp:docPr id="2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301" cy="1404620"/>
                        </a:xfrm>
                        <a:prstGeom prst="rect">
                          <a:avLst/>
                        </a:prstGeom>
                        <a:noFill/>
                        <a:ln w="9525">
                          <a:noFill/>
                          <a:miter lim="800000"/>
                          <a:headEnd/>
                          <a:tailEnd/>
                        </a:ln>
                      </wps:spPr>
                      <wps:txbx>
                        <w:txbxContent>
                          <w:p w14:paraId="77613CDF" w14:textId="77777777" w:rsidR="00C9747E" w:rsidRDefault="00C9747E" w:rsidP="00C9747E">
                            <w:pPr>
                              <w:pStyle w:val="Kd"/>
                              <w:rPr>
                                <w:noProof/>
                              </w:rPr>
                            </w:pPr>
                            <w:r>
                              <w:rPr>
                                <w:noProof/>
                              </w:rPr>
                              <w:t>server {</w:t>
                            </w:r>
                          </w:p>
                          <w:p w14:paraId="6869212F" w14:textId="77777777" w:rsidR="00C9747E" w:rsidRDefault="00C9747E" w:rsidP="00C9747E">
                            <w:pPr>
                              <w:pStyle w:val="Kd"/>
                              <w:rPr>
                                <w:noProof/>
                              </w:rPr>
                            </w:pPr>
                            <w:r>
                              <w:rPr>
                                <w:noProof/>
                              </w:rPr>
                              <w:t xml:space="preserve">        listen 80 default_server;</w:t>
                            </w:r>
                          </w:p>
                          <w:p w14:paraId="242AF0C0" w14:textId="77777777" w:rsidR="00C9747E" w:rsidRDefault="00C9747E" w:rsidP="00C9747E">
                            <w:pPr>
                              <w:pStyle w:val="Kd"/>
                              <w:rPr>
                                <w:noProof/>
                              </w:rPr>
                            </w:pPr>
                            <w:r>
                              <w:rPr>
                                <w:noProof/>
                              </w:rPr>
                              <w:t xml:space="preserve">        listen [::]:80 default_server;</w:t>
                            </w:r>
                          </w:p>
                          <w:p w14:paraId="573C9773" w14:textId="728B140F" w:rsidR="00C9747E" w:rsidRDefault="00C9747E" w:rsidP="00C9747E">
                            <w:pPr>
                              <w:pStyle w:val="Kd"/>
                              <w:rPr>
                                <w:noProof/>
                              </w:rPr>
                            </w:pPr>
                            <w:r>
                              <w:rPr>
                                <w:noProof/>
                              </w:rPr>
                              <w:t>[…]</w:t>
                            </w:r>
                          </w:p>
                          <w:p w14:paraId="4A8B07D8" w14:textId="77777777" w:rsidR="00C9747E" w:rsidRDefault="00C9747E" w:rsidP="00C9747E">
                            <w:pPr>
                              <w:pStyle w:val="Kd"/>
                              <w:rPr>
                                <w:noProof/>
                              </w:rPr>
                            </w:pPr>
                            <w:r>
                              <w:rPr>
                                <w:noProof/>
                              </w:rPr>
                              <w:t xml:space="preserve">        location /stub_status {</w:t>
                            </w:r>
                          </w:p>
                          <w:p w14:paraId="52B8C6FA" w14:textId="77777777" w:rsidR="00C9747E" w:rsidRDefault="00C9747E" w:rsidP="00C9747E">
                            <w:pPr>
                              <w:pStyle w:val="Kd"/>
                              <w:rPr>
                                <w:noProof/>
                              </w:rPr>
                            </w:pPr>
                            <w:r>
                              <w:rPr>
                                <w:noProof/>
                              </w:rPr>
                              <w:t xml:space="preserve">                stub_status;</w:t>
                            </w:r>
                          </w:p>
                          <w:p w14:paraId="154DCA36" w14:textId="5C8D69E0" w:rsidR="00C9747E" w:rsidRDefault="00C9747E" w:rsidP="00C9747E">
                            <w:pPr>
                              <w:pStyle w:val="Kd"/>
                              <w:rPr>
                                <w:noProof/>
                              </w:rPr>
                            </w:pPr>
                            <w:r>
                              <w:rPr>
                                <w:noProof/>
                              </w:rPr>
                              <w:t xml:space="preserve">        }</w:t>
                            </w:r>
                          </w:p>
                          <w:p w14:paraId="38239BE7" w14:textId="16695AED" w:rsidR="00C9747E" w:rsidRDefault="00C9747E" w:rsidP="00C9747E">
                            <w:pPr>
                              <w:pStyle w:val="Kd"/>
                              <w:rPr>
                                <w:noProof/>
                              </w:rPr>
                            </w:pPr>
                            <w:r>
                              <w:rPr>
                                <w:noProof/>
                              </w:rPr>
                              <w:t>[…]</w:t>
                            </w:r>
                          </w:p>
                          <w:p w14:paraId="05F713BE" w14:textId="72BD10A6" w:rsidR="00C9747E" w:rsidRDefault="00C9747E" w:rsidP="00C9747E">
                            <w:pPr>
                              <w:pStyle w:val="Kd"/>
                              <w:rPr>
                                <w:noProof/>
                              </w:rPr>
                            </w:pPr>
                            <w:r>
                              <w:rPr>
                                <w:noProof/>
                              </w:rPr>
                              <w:t>}</w:t>
                            </w:r>
                          </w:p>
                        </w:txbxContent>
                      </wps:txbx>
                      <wps:bodyPr rot="0" vert="horz" wrap="square" lIns="91440" tIns="45720" rIns="91440" bIns="45720" anchor="t" anchorCtr="0">
                        <a:spAutoFit/>
                      </wps:bodyPr>
                    </wps:wsp>
                  </a:graphicData>
                </a:graphic>
              </wp:inline>
            </w:drawing>
          </mc:Choice>
          <mc:Fallback>
            <w:pict>
              <v:shape w14:anchorId="13F36B7B" id="_x0000_s1161" type="#_x0000_t202" style="width:24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" filled="f" stroked="f">
                <v:textbox style="mso-fit-shape-to-text:t">
                  <w:txbxContent>
                    <w:p w14:paraId="77613CDF" w14:textId="77777777" w:rsidR="00C9747E" w:rsidRDefault="00C9747E" w:rsidP="00C9747E">
                      <w:pPr>
                        <w:pStyle w:val="Kd"/>
                        <w:rPr>
                          <w:noProof/>
                        </w:rPr>
                      </w:pPr>
                      <w:r>
                        <w:rPr>
                          <w:noProof/>
                        </w:rPr>
                        <w:t>server {</w:t>
                      </w:r>
                    </w:p>
                    <w:p w14:paraId="6869212F" w14:textId="77777777" w:rsidR="00C9747E" w:rsidRDefault="00C9747E" w:rsidP="00C9747E">
                      <w:pPr>
                        <w:pStyle w:val="Kd"/>
                        <w:rPr>
                          <w:noProof/>
                        </w:rPr>
                      </w:pPr>
                      <w:r>
                        <w:rPr>
                          <w:noProof/>
                        </w:rPr>
                        <w:t xml:space="preserve">        listen 80 default_server;</w:t>
                      </w:r>
                    </w:p>
                    <w:p w14:paraId="242AF0C0" w14:textId="77777777" w:rsidR="00C9747E" w:rsidRDefault="00C9747E" w:rsidP="00C9747E">
                      <w:pPr>
                        <w:pStyle w:val="Kd"/>
                        <w:rPr>
                          <w:noProof/>
                        </w:rPr>
                      </w:pPr>
                      <w:r>
                        <w:rPr>
                          <w:noProof/>
                        </w:rPr>
                        <w:t xml:space="preserve">        listen [::]:80 default_server;</w:t>
                      </w:r>
                    </w:p>
                    <w:p w14:paraId="573C9773" w14:textId="728B140F" w:rsidR="00C9747E" w:rsidRDefault="00C9747E" w:rsidP="00C9747E">
                      <w:pPr>
                        <w:pStyle w:val="Kd"/>
                        <w:rPr>
                          <w:noProof/>
                        </w:rPr>
                      </w:pPr>
                      <w:r>
                        <w:rPr>
                          <w:noProof/>
                        </w:rPr>
                        <w:t>[…]</w:t>
                      </w:r>
                    </w:p>
                    <w:p w14:paraId="4A8B07D8" w14:textId="77777777" w:rsidR="00C9747E" w:rsidRDefault="00C9747E" w:rsidP="00C9747E">
                      <w:pPr>
                        <w:pStyle w:val="Kd"/>
                        <w:rPr>
                          <w:noProof/>
                        </w:rPr>
                      </w:pPr>
                      <w:r>
                        <w:rPr>
                          <w:noProof/>
                        </w:rPr>
                        <w:t xml:space="preserve">        location /stub_status {</w:t>
                      </w:r>
                    </w:p>
                    <w:p w14:paraId="52B8C6FA" w14:textId="77777777" w:rsidR="00C9747E" w:rsidRDefault="00C9747E" w:rsidP="00C9747E">
                      <w:pPr>
                        <w:pStyle w:val="Kd"/>
                        <w:rPr>
                          <w:noProof/>
                        </w:rPr>
                      </w:pPr>
                      <w:r>
                        <w:rPr>
                          <w:noProof/>
                        </w:rPr>
                        <w:t xml:space="preserve">                stub_status;</w:t>
                      </w:r>
                    </w:p>
                    <w:p w14:paraId="154DCA36" w14:textId="5C8D69E0" w:rsidR="00C9747E" w:rsidRDefault="00C9747E" w:rsidP="00C9747E">
                      <w:pPr>
                        <w:pStyle w:val="Kd"/>
                        <w:rPr>
                          <w:noProof/>
                        </w:rPr>
                      </w:pPr>
                      <w:r>
                        <w:rPr>
                          <w:noProof/>
                        </w:rPr>
                        <w:t xml:space="preserve">        }</w:t>
                      </w:r>
                    </w:p>
                    <w:p w14:paraId="38239BE7" w14:textId="16695AED" w:rsidR="00C9747E" w:rsidRDefault="00C9747E" w:rsidP="00C9747E">
                      <w:pPr>
                        <w:pStyle w:val="Kd"/>
                        <w:rPr>
                          <w:noProof/>
                        </w:rPr>
                      </w:pPr>
                      <w:r>
                        <w:rPr>
                          <w:noProof/>
                        </w:rPr>
                        <w:t>[…]</w:t>
                      </w:r>
                    </w:p>
                    <w:p w14:paraId="05F713BE" w14:textId="72BD10A6" w:rsidR="00C9747E" w:rsidRDefault="00C9747E" w:rsidP="00C9747E">
                      <w:pPr>
                        <w:pStyle w:val="Kd"/>
                        <w:rPr>
                          <w:noProof/>
                        </w:rPr>
                      </w:pPr>
                      <w:r>
                        <w:rPr>
                          <w:noProof/>
                        </w:rPr>
                        <w:t>}</w:t>
                      </w:r>
                    </w:p>
                  </w:txbxContent>
                </v:textbox>
                <w10:anchorlock/>
              </v:shape>
            </w:pict>
          </mc:Fallback>
        </mc:AlternateContent>
      </w:r>
    </w:p>
    <w:bookmarkStart w:id="69" w:name="_Ref120445294"/>
    <w:p w14:paraId="3375BF07" w14:textId="455C462F" w:rsidR="00C9747E" w:rsidRDefault="0051750B" w:rsidP="0051750B">
      <w:pPr>
        <w:pStyle w:val="Kpalrs"/>
      </w:pPr>
      <w:r w:rsidRPr="0051750B">
        <w:fldChar w:fldCharType="begin"/>
      </w:r>
      <w:r w:rsidRPr="0051750B">
        <w:instrText xml:space="preserve"> SEQ ábra \* ARABIC </w:instrText>
      </w:r>
      <w:r w:rsidRPr="0051750B">
        <w:fldChar w:fldCharType="separate"/>
      </w:r>
      <w:r w:rsidR="00574CC1">
        <w:rPr>
          <w:noProof/>
        </w:rPr>
        <w:t>18</w:t>
      </w:r>
      <w:r w:rsidRPr="0051750B">
        <w:fldChar w:fldCharType="end"/>
      </w:r>
      <w:r w:rsidRPr="0051750B">
        <w:t>. ábra</w:t>
      </w:r>
      <w:bookmarkEnd w:id="69"/>
      <w:r w:rsidRPr="0051750B">
        <w:t xml:space="preserve"> Részlet a webszerver konfigurációs fájljából, a státuszoldal megjelenítésének kódja</w:t>
      </w:r>
    </w:p>
    <w:p w14:paraId="0990B5DA" w14:textId="2A318A8A" w:rsidR="0020652D" w:rsidRDefault="0020652D" w:rsidP="0020652D">
      <w:r>
        <w:t>Az</w:t>
      </w:r>
      <w:r w:rsidR="00CC75CE">
        <w:t xml:space="preserve"> itt megkapott adatok között szerepel az aktív, </w:t>
      </w:r>
      <w:r w:rsidR="008073D6">
        <w:t xml:space="preserve">az elfogadott és a kezelt kapcsolatok száma, valamint </w:t>
      </w:r>
      <w:r w:rsidR="0051701A">
        <w:t>beérkező kérések száma mellett az írási, olvasási és a várakozó kérések száma.</w:t>
      </w:r>
      <w:r w:rsidR="00B37448">
        <w:t xml:space="preserve"> Nekem az aktív kapcsolatok száma a fontos, </w:t>
      </w:r>
      <w:r w:rsidR="29056C9B">
        <w:t>az alapján</w:t>
      </w:r>
      <w:r w:rsidR="00B37448">
        <w:t xml:space="preserve"> hoztam meg a döntést.</w:t>
      </w:r>
    </w:p>
    <w:p w14:paraId="45CF6791" w14:textId="205D0B91" w:rsidR="00B24F0D" w:rsidRDefault="00B24F0D" w:rsidP="0020652D">
      <w:r>
        <w:t>A</w:t>
      </w:r>
      <w:r w:rsidR="00F108A1">
        <w:t xml:space="preserve"> kapcsolatok számát </w:t>
      </w:r>
      <w:r w:rsidR="002933E7">
        <w:t xml:space="preserve">20 alkalommal, </w:t>
      </w:r>
      <w:r w:rsidR="00A85CCC">
        <w:t>3</w:t>
      </w:r>
      <w:r w:rsidR="00F108A1">
        <w:t xml:space="preserve"> másodpercenként olvas</w:t>
      </w:r>
      <w:r w:rsidR="002007A8">
        <w:t>sa</w:t>
      </w:r>
      <w:r w:rsidR="00F108A1">
        <w:t xml:space="preserve"> ki</w:t>
      </w:r>
      <w:r w:rsidR="002007A8">
        <w:t xml:space="preserve"> a rendszer</w:t>
      </w:r>
      <w:r w:rsidR="00F108A1">
        <w:t xml:space="preserve">, ezen eredményeket </w:t>
      </w:r>
      <w:r w:rsidR="002933E7">
        <w:t xml:space="preserve">ezen 60 másodperces </w:t>
      </w:r>
      <w:r w:rsidR="00604745">
        <w:t>intervallumon</w:t>
      </w:r>
      <w:r w:rsidR="00F108A1">
        <w:t xml:space="preserve"> á</w:t>
      </w:r>
      <w:r w:rsidR="002007A8">
        <w:t xml:space="preserve">tlagolja, egész számúra kerekíti, majd ez alapján </w:t>
      </w:r>
      <w:r w:rsidR="00152DB7">
        <w:t xml:space="preserve">dönt. E módszer segítségével elérem, hogy a kiugró értékeket, amik </w:t>
      </w:r>
      <w:r w:rsidR="00B146BC">
        <w:t xml:space="preserve">nem feltétlen jellemzik az adott időintervallumot, kisebb súllyal veszem figyelembe, ezáltal </w:t>
      </w:r>
      <w:r w:rsidR="29056C9B">
        <w:t xml:space="preserve">azok </w:t>
      </w:r>
      <w:r w:rsidR="00B146BC">
        <w:t>nem</w:t>
      </w:r>
      <w:r w:rsidR="0050484A">
        <w:t xml:space="preserve"> </w:t>
      </w:r>
      <w:r w:rsidR="29056C9B">
        <w:t xml:space="preserve">torzítják </w:t>
      </w:r>
      <w:r w:rsidR="0050484A">
        <w:t>az eredményt.</w:t>
      </w:r>
    </w:p>
    <w:p w14:paraId="56F060C5" w14:textId="137438B1" w:rsidR="00D55742" w:rsidRPr="0020652D" w:rsidRDefault="008E5232" w:rsidP="00DE5D10">
      <w:r>
        <w:t xml:space="preserve">A mért adatok megjelenítésére egy külön oldalt hoztam létre a </w:t>
      </w:r>
      <w:r w:rsidR="29056C9B">
        <w:t>webszerveren</w:t>
      </w:r>
      <w:r w:rsidR="00562B2A">
        <w:t xml:space="preserve">, ahol látható a kapcsolatok száma mellett a </w:t>
      </w:r>
      <w:r w:rsidR="00D55742">
        <w:t>futó operatív szerverek száma és azok IP-címei.</w:t>
      </w:r>
    </w:p>
    <w:p w14:paraId="2176044E" w14:textId="73142456" w:rsidR="000428CB" w:rsidRDefault="000428CB" w:rsidP="000428CB">
      <w:pPr>
        <w:pStyle w:val="Cmsor3"/>
      </w:pPr>
      <w:bookmarkStart w:id="70" w:name="_Toc120874351"/>
      <w:r>
        <w:t>Döntés a terhelés függvényében</w:t>
      </w:r>
      <w:bookmarkEnd w:id="70"/>
    </w:p>
    <w:p w14:paraId="66C2F63E" w14:textId="40A39EE6" w:rsidR="00F14F11" w:rsidRDefault="64BD4A6F" w:rsidP="0063195D">
      <w:r>
        <w:t xml:space="preserve">A döntés során az egyszerűség végett 1 darab aktív kapcsolatra 1 darab operatív szervert biztosítottam, a szerverek számának kezelését diszkrét időben, </w:t>
      </w:r>
      <w:commentRangeStart w:id="71"/>
      <w:commentRangeStart w:id="72"/>
      <w:commentRangeStart w:id="73"/>
      <w:r>
        <w:t>65 másodpercenként</w:t>
      </w:r>
      <w:commentRangeEnd w:id="71"/>
      <w:r w:rsidR="00F14F11">
        <w:rPr>
          <w:rStyle w:val="Jegyzethivatkozs"/>
        </w:rPr>
        <w:commentReference w:id="71"/>
      </w:r>
      <w:commentRangeEnd w:id="72"/>
      <w:r w:rsidR="00F14F11">
        <w:rPr>
          <w:rStyle w:val="Jegyzethivatkozs"/>
        </w:rPr>
        <w:commentReference w:id="72"/>
      </w:r>
      <w:commentRangeEnd w:id="73"/>
      <w:r w:rsidR="00F14F11">
        <w:rPr>
          <w:rStyle w:val="Jegyzethivatkozs"/>
        </w:rPr>
        <w:commentReference w:id="73"/>
      </w:r>
      <w:r>
        <w:t xml:space="preserve"> végeztem (a döntés után vár 5 másodpercet a rendszer, hogy az adott parancs biztosan elindítsa a kellő folyamatokat).</w:t>
      </w:r>
    </w:p>
    <w:p w14:paraId="2F1108D8" w14:textId="0D71CA1A" w:rsidR="00245071" w:rsidRDefault="00245071" w:rsidP="0063195D">
      <w:r>
        <w:t>Fontos alapelv</w:t>
      </w:r>
      <w:r w:rsidR="00B710B6">
        <w:t>ként határ</w:t>
      </w:r>
      <w:r w:rsidR="00757588">
        <w:t xml:space="preserve">oztam meg azt, hogy semmiképpen sem szabad megengedni, hogy </w:t>
      </w:r>
      <w:r w:rsidR="00950953">
        <w:t xml:space="preserve">a rendszer instabillá válhasson, ennek biztosítására </w:t>
      </w:r>
      <w:r w:rsidR="00C42553">
        <w:t>minden lépésben legfeljebb eggyel változtatom az operatív szerverek számát.</w:t>
      </w:r>
      <w:r w:rsidR="008F6584">
        <w:t xml:space="preserve"> </w:t>
      </w:r>
      <w:r w:rsidR="00CF1C83">
        <w:t xml:space="preserve">Ennek </w:t>
      </w:r>
      <w:r w:rsidR="00686CE6">
        <w:t>a korlátozás</w:t>
      </w:r>
      <w:r w:rsidR="00CF1C83">
        <w:t xml:space="preserve">nak a </w:t>
      </w:r>
      <w:r w:rsidR="00686CE6">
        <w:t>bevezet</w:t>
      </w:r>
      <w:r w:rsidR="00CF1C83">
        <w:t>ésével elkerül</w:t>
      </w:r>
      <w:r w:rsidR="0094700F">
        <w:t>öm, hogy a rendszer egy lépésben drasztikusan csökkentse vagy hatalmas mértékben növelje a szerverek számát.</w:t>
      </w:r>
    </w:p>
    <w:p w14:paraId="6162FF6A" w14:textId="09FF630C" w:rsidR="0094700F" w:rsidRDefault="0094700F" w:rsidP="0063195D">
      <w:r>
        <w:t xml:space="preserve">Mivel a </w:t>
      </w:r>
      <w:r w:rsidR="00EB3724">
        <w:t>nagymennyiségű módosítást elkerültem, kivédtem azt a problémát is, ami</w:t>
      </w:r>
      <w:r w:rsidR="00F3080C">
        <w:t xml:space="preserve"> a sok szerver egyidejű indítása miatt jelentkezne a futtató</w:t>
      </w:r>
      <w:r w:rsidR="004B7A6F">
        <w:t>környezeten</w:t>
      </w:r>
      <w:r w:rsidR="00F775F6">
        <w:t>.</w:t>
      </w:r>
    </w:p>
    <w:p w14:paraId="7424ADDD" w14:textId="3276C6CD" w:rsidR="0063195D" w:rsidRDefault="000654F6" w:rsidP="0063195D">
      <w:r>
        <w:t>A</w:t>
      </w:r>
      <w:r w:rsidR="00B365C3">
        <w:t>z ope</w:t>
      </w:r>
      <w:r w:rsidR="003C13FF">
        <w:t>ratív szerverek számát (</w:t>
      </w:r>
      <m:oMath>
        <m:r>
          <w:rPr>
            <w:rFonts w:ascii="Cambria Math" w:hAnsi="Cambria Math"/>
          </w:rPr>
          <m:t>ω</m:t>
        </m:r>
      </m:oMath>
      <w:r w:rsidR="00C27FAC">
        <w:t>)</w:t>
      </w:r>
      <w:r w:rsidR="00E73102">
        <w:t xml:space="preserve"> </w:t>
      </w:r>
      <w:r w:rsidR="00030C98">
        <w:t>diszkrét időpillanatban</w:t>
      </w:r>
      <w:r w:rsidR="000E6DDE">
        <w:t xml:space="preserve"> (</w:t>
      </w:r>
      <m:oMath>
        <m:r>
          <w:rPr>
            <w:rFonts w:ascii="Cambria Math" w:hAnsi="Cambria Math"/>
          </w:rPr>
          <m:t>τ</m:t>
        </m:r>
      </m:oMath>
      <w:r w:rsidR="000E6DDE">
        <w:rPr>
          <w:iCs/>
        </w:rPr>
        <w:t>)</w:t>
      </w:r>
      <w:r w:rsidR="00EB5DBC">
        <w:t xml:space="preserve"> a következő egyenlettel határozom meg</w:t>
      </w:r>
      <w:r w:rsidR="00594DBB">
        <w:t xml:space="preserve"> a</w:t>
      </w:r>
      <w:r w:rsidR="003877C5">
        <w:rPr>
          <w:iCs/>
        </w:rPr>
        <w:t xml:space="preserve"> </w:t>
      </w:r>
      <w:r w:rsidR="00190770">
        <w:t xml:space="preserve">diszkrét </w:t>
      </w:r>
      <w:r w:rsidR="003877C5">
        <w:rPr>
          <w:iCs/>
        </w:rPr>
        <w:t xml:space="preserve">időpillanatot megelőző intervallumon számolt </w:t>
      </w:r>
      <w:r w:rsidR="00594DBB">
        <w:t xml:space="preserve">aktív kapcsolatok </w:t>
      </w:r>
      <w:r w:rsidR="00190770">
        <w:t xml:space="preserve">átlagának </w:t>
      </w:r>
      <w:r w:rsidR="00594DBB">
        <w:t>(</w:t>
      </w:r>
      <m:oMath>
        <m:sSub>
          <m:sSubPr>
            <m:ctrlPr>
              <w:rPr>
                <w:rFonts w:ascii="Cambria Math" w:hAnsi="Cambria Math"/>
                <w:i/>
                <w:iCs/>
              </w:rPr>
            </m:ctrlPr>
          </m:sSubPr>
          <m:e>
            <m:r>
              <w:rPr>
                <w:rFonts w:ascii="Cambria Math" w:hAnsi="Cambria Math"/>
              </w:rPr>
              <m:t>ψ</m:t>
            </m:r>
          </m:e>
          <m:sub>
            <m:r>
              <w:rPr>
                <w:rFonts w:ascii="Cambria Math" w:hAnsi="Cambria Math"/>
              </w:rPr>
              <m:t>τ</m:t>
            </m:r>
          </m:sub>
        </m:sSub>
      </m:oMath>
      <w:r w:rsidR="00594DBB">
        <w:t>) függvényében</w:t>
      </w:r>
      <w:r w:rsidR="00EB5DBC">
        <w:t>:</w:t>
      </w:r>
    </w:p>
    <w:p w14:paraId="6AB047C4" w14:textId="116C217B" w:rsidR="00EB5DBC" w:rsidRPr="006A764E" w:rsidRDefault="00EB04B5" w:rsidP="006A764E">
      <m:oMathPara>
        <m:oMathParaPr>
          <m:jc m:val="center"/>
        </m:oMathParaPr>
        <m:oMath>
          <m:sSub>
            <m:sSubPr>
              <m:ctrlPr>
                <w:rPr>
                  <w:rFonts w:ascii="Cambria Math" w:hAnsi="Cambria Math"/>
                </w:rPr>
              </m:ctrlPr>
            </m:sSubPr>
            <m:e>
              <m:r>
                <w:rPr>
                  <w:rFonts w:ascii="Cambria Math" w:hAnsi="Cambria Math"/>
                </w:rPr>
                <m:t>ω</m:t>
              </m:r>
            </m:e>
            <m:sub>
              <m:r>
                <w:rPr>
                  <w:rFonts w:ascii="Cambria Math" w:hAnsi="Cambria Math"/>
                </w:rPr>
                <m:t>τ</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rPr>
                      </m:ctrlPr>
                    </m:sSubPr>
                    <m:e>
                      <m:r>
                        <w:rPr>
                          <w:rFonts w:ascii="Cambria Math" w:hAnsi="Cambria Math"/>
                        </w:rPr>
                        <m:t>ω</m:t>
                      </m:r>
                    </m:e>
                    <m:sub>
                      <m:r>
                        <w:rPr>
                          <w:rFonts w:ascii="Cambria Math" w:hAnsi="Cambria Math"/>
                        </w:rPr>
                        <m:t>τ</m:t>
                      </m:r>
                      <m:r>
                        <m:rPr>
                          <m:sty m:val="p"/>
                        </m:rPr>
                        <w:rPr>
                          <w:rFonts w:ascii="Cambria Math" w:hAnsi="Cambria Math"/>
                        </w:rPr>
                        <m:t>-1</m:t>
                      </m:r>
                    </m:sub>
                  </m:sSub>
                  <m:r>
                    <m:rPr>
                      <m:sty m:val="p"/>
                    </m:rPr>
                    <w:rPr>
                      <w:rFonts w:ascii="Cambria Math" w:hAnsi="Cambria Math"/>
                    </w:rPr>
                    <m:t xml:space="preserve">+1,  </m:t>
                  </m:r>
                  <m:r>
                    <w:rPr>
                      <w:rFonts w:ascii="Cambria Math" w:hAnsi="Cambria Math"/>
                    </w:rPr>
                    <m:t>h</m:t>
                  </m:r>
                  <m:r>
                    <w:rPr>
                      <w:rFonts w:ascii="Cambria Math" w:hAnsi="Cambria Math"/>
                    </w:rPr>
                    <m:t>a</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τ</m:t>
                      </m:r>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w:rPr>
                          <w:rFonts w:ascii="Cambria Math" w:hAnsi="Cambria Math"/>
                        </w:rPr>
                        <m:t>ψ</m:t>
                      </m:r>
                    </m:e>
                    <m:sub>
                      <m:r>
                        <w:rPr>
                          <w:rFonts w:ascii="Cambria Math" w:hAnsi="Cambria Math"/>
                        </w:rPr>
                        <m:t>τ</m:t>
                      </m:r>
                    </m:sub>
                  </m:sSub>
                  <m:r>
                    <m:rPr>
                      <m:sty m:val="p"/>
                    </m:rPr>
                    <w:rPr>
                      <w:rFonts w:ascii="Cambria Math" w:hAnsi="Cambria Math"/>
                    </w:rPr>
                    <m:t xml:space="preserve"> </m:t>
                  </m:r>
                </m:e>
                <m:e>
                  <m:sSub>
                    <m:sSubPr>
                      <m:ctrlPr>
                        <w:rPr>
                          <w:rFonts w:ascii="Cambria Math" w:hAnsi="Cambria Math"/>
                        </w:rPr>
                      </m:ctrlPr>
                    </m:sSubPr>
                    <m:e>
                      <m:r>
                        <w:rPr>
                          <w:rFonts w:ascii="Cambria Math" w:hAnsi="Cambria Math"/>
                        </w:rPr>
                        <m:t>ω</m:t>
                      </m:r>
                    </m:e>
                    <m:sub>
                      <m:r>
                        <w:rPr>
                          <w:rFonts w:ascii="Cambria Math" w:hAnsi="Cambria Math"/>
                        </w:rPr>
                        <m:t>τ</m:t>
                      </m:r>
                      <m:r>
                        <m:rPr>
                          <m:sty m:val="p"/>
                        </m:rPr>
                        <w:rPr>
                          <w:rFonts w:ascii="Cambria Math" w:hAnsi="Cambria Math"/>
                        </w:rPr>
                        <m:t>-1</m:t>
                      </m:r>
                    </m:sub>
                  </m:sSub>
                  <m:r>
                    <m:rPr>
                      <m:sty m:val="p"/>
                    </m:rPr>
                    <w:rPr>
                      <w:rFonts w:ascii="Cambria Math" w:hAnsi="Cambria Math"/>
                    </w:rPr>
                    <m:t xml:space="preserve">,  </m:t>
                  </m:r>
                  <m:r>
                    <w:rPr>
                      <w:rFonts w:ascii="Cambria Math" w:hAnsi="Cambria Math"/>
                    </w:rPr>
                    <m:t>h</m:t>
                  </m:r>
                  <m:r>
                    <w:rPr>
                      <w:rFonts w:ascii="Cambria Math" w:hAnsi="Cambria Math"/>
                    </w:rPr>
                    <m:t>a</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τ</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τ</m:t>
                      </m:r>
                    </m:sub>
                  </m:sSub>
                </m:e>
                <m:e>
                  <m:sSub>
                    <m:sSubPr>
                      <m:ctrlPr>
                        <w:rPr>
                          <w:rFonts w:ascii="Cambria Math" w:hAnsi="Cambria Math"/>
                        </w:rPr>
                      </m:ctrlPr>
                    </m:sSubPr>
                    <m:e>
                      <m:r>
                        <w:rPr>
                          <w:rFonts w:ascii="Cambria Math" w:hAnsi="Cambria Math"/>
                        </w:rPr>
                        <m:t xml:space="preserve"> </m:t>
                      </m:r>
                      <m:r>
                        <w:rPr>
                          <w:rFonts w:ascii="Cambria Math" w:hAnsi="Cambria Math"/>
                        </w:rPr>
                        <m:t>ω</m:t>
                      </m:r>
                    </m:e>
                    <m:sub>
                      <m:r>
                        <w:rPr>
                          <w:rFonts w:ascii="Cambria Math" w:hAnsi="Cambria Math"/>
                        </w:rPr>
                        <m:t>τ</m:t>
                      </m:r>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1,  </m:t>
                  </m:r>
                  <m:r>
                    <w:rPr>
                      <w:rFonts w:ascii="Cambria Math" w:hAnsi="Cambria Math"/>
                    </w:rPr>
                    <m:t>h</m:t>
                  </m:r>
                  <m:r>
                    <w:rPr>
                      <w:rFonts w:ascii="Cambria Math" w:hAnsi="Cambria Math"/>
                    </w:rPr>
                    <m:t>a</m:t>
                  </m:r>
                  <m:r>
                    <m:rPr>
                      <m:sty m:val="p"/>
                    </m:rPr>
                    <w:rPr>
                      <w:rFonts w:ascii="Cambria Math" w:hAnsi="Cambria Math"/>
                    </w:rPr>
                    <m:t xml:space="preserve"> </m:t>
                  </m:r>
                  <m:sSub>
                    <m:sSubPr>
                      <m:ctrlPr>
                        <w:rPr>
                          <w:rFonts w:ascii="Cambria Math" w:hAnsi="Cambria Math"/>
                        </w:rPr>
                      </m:ctrlPr>
                    </m:sSubPr>
                    <m:e>
                      <m:r>
                        <w:rPr>
                          <w:rFonts w:ascii="Cambria Math" w:hAnsi="Cambria Math"/>
                        </w:rPr>
                        <m:t>ψ</m:t>
                      </m:r>
                    </m:e>
                    <m:sub>
                      <m:r>
                        <w:rPr>
                          <w:rFonts w:ascii="Cambria Math" w:hAnsi="Cambria Math"/>
                        </w:rPr>
                        <m:t>τ</m:t>
                      </m:r>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ψ</m:t>
                      </m:r>
                    </m:e>
                    <m:sub>
                      <m:r>
                        <w:rPr>
                          <w:rFonts w:ascii="Cambria Math" w:hAnsi="Cambria Math"/>
                        </w:rPr>
                        <m:t>τ</m:t>
                      </m:r>
                    </m:sub>
                  </m:sSub>
                </m:e>
              </m:eqArr>
            </m:e>
          </m:d>
        </m:oMath>
      </m:oMathPara>
    </w:p>
    <w:p w14:paraId="614ACBC0" w14:textId="4A411EC7" w:rsidR="003C3734" w:rsidRDefault="003C3734" w:rsidP="00245071">
      <w:r>
        <w:t>Az inicializáló lépésben létrehozok egy futó operatív szervert, így onnantól kezdve a rendszer tud működni. Fontos szabály</w:t>
      </w:r>
      <w:r w:rsidR="008F7BE0">
        <w:t>, hogy</w:t>
      </w:r>
    </w:p>
    <w:p w14:paraId="4B0EFC5F" w14:textId="3F468326" w:rsidR="004E4DBC" w:rsidRPr="008F7BE0" w:rsidRDefault="00DE22B5" w:rsidP="00245071">
      <m:oMathPara>
        <m:oMath>
          <m:r>
            <w:rPr>
              <w:rFonts w:ascii="Cambria Math" w:hAnsi="Cambria Math"/>
            </w:rPr>
            <m:t xml:space="preserve">∀τ≥0 esetén </m:t>
          </m:r>
          <m:sSub>
            <m:sSubPr>
              <m:ctrlPr>
                <w:rPr>
                  <w:rFonts w:ascii="Cambria Math" w:hAnsi="Cambria Math"/>
                  <w:i/>
                </w:rPr>
              </m:ctrlPr>
            </m:sSubPr>
            <m:e>
              <m:r>
                <w:rPr>
                  <w:rFonts w:ascii="Cambria Math" w:hAnsi="Cambria Math"/>
                </w:rPr>
                <m:t>ω</m:t>
              </m:r>
            </m:e>
            <m:sub>
              <m:r>
                <w:rPr>
                  <w:rFonts w:ascii="Cambria Math" w:hAnsi="Cambria Math"/>
                </w:rPr>
                <m:t>τ</m:t>
              </m:r>
            </m:sub>
          </m:sSub>
          <m:r>
            <w:rPr>
              <w:rFonts w:ascii="Cambria Math" w:hAnsi="Cambria Math"/>
            </w:rPr>
            <m:t>≥1</m:t>
          </m:r>
        </m:oMath>
      </m:oMathPara>
    </w:p>
    <w:p w14:paraId="0F220DE4" w14:textId="00089106" w:rsidR="008F7BE0" w:rsidRDefault="008F7BE0" w:rsidP="00245071">
      <w:r>
        <w:t>Tehát minden időpillanatban kötelezően futnia kell legalább 1 darab operatív szervernek</w:t>
      </w:r>
      <w:r w:rsidR="00796055">
        <w:t xml:space="preserve"> függetlenül attól, hogy mekkora a beérkező kérések mennyisége.</w:t>
      </w:r>
      <w:r w:rsidR="00187BB8">
        <w:t xml:space="preserve"> </w:t>
      </w:r>
      <w:r w:rsidR="000604DE">
        <w:t>Ezt a szabályt csak a következő időpillanatokra tudjuk értelmezni, mivel a korábbi állapotot befolyásolni már nem tudja a rendszer.</w:t>
      </w:r>
    </w:p>
    <w:p w14:paraId="1E9D7470" w14:textId="059286D2" w:rsidR="00245071" w:rsidRDefault="00F51E6D" w:rsidP="00245071">
      <w:r>
        <w:t>A</w:t>
      </w:r>
      <w:r w:rsidR="005517D9">
        <w:t>z egyenletből látszik, hogy teljesül az az elv, hogy lépésenként legfeljebb eggyel módosul a szerverek száma</w:t>
      </w:r>
      <w:r w:rsidR="00F775F6">
        <w:t>.</w:t>
      </w:r>
      <w:r w:rsidR="00815867">
        <w:t xml:space="preserve"> Ennek </w:t>
      </w:r>
      <w:r w:rsidR="00163DFD">
        <w:t>következménye</w:t>
      </w:r>
      <w:r w:rsidR="00815867">
        <w:t xml:space="preserve">, hogy a </w:t>
      </w:r>
      <w:r w:rsidR="008F3924">
        <w:t xml:space="preserve">bejövő kérések </w:t>
      </w:r>
      <w:r w:rsidR="008244D9">
        <w:t>számának hirtelen</w:t>
      </w:r>
      <w:r w:rsidR="006F75AA">
        <w:t xml:space="preserve"> növekedését a rendszer lassan, elnyújtva képes kezelni. Ez egyré</w:t>
      </w:r>
      <w:r w:rsidR="00163DFD">
        <w:t xml:space="preserve">szről hátrány, mivel a hirtelen megnövekvő igényeket a rendszer egy ideig csak kisebb kapacitással képes </w:t>
      </w:r>
      <w:r w:rsidR="005B0C72">
        <w:t>kezelni, ami miatt teljesítményproblémák jelentkezhetnek a felhasználóknál addig, amíg a rendszer el nem indít megfelelő számú szervert.</w:t>
      </w:r>
      <w:r w:rsidR="00C27561">
        <w:t xml:space="preserve"> Másrészről ez előny is, mivel amennyiben a rendszer</w:t>
      </w:r>
      <w:r w:rsidR="00FD163F">
        <w:t xml:space="preserve"> csak rövid ideig kap nagy mennyiségű kérést, akkor </w:t>
      </w:r>
      <w:r w:rsidR="006C309F">
        <w:t>nem szükséges nagyon sok szervert elindítani</w:t>
      </w:r>
      <w:r w:rsidR="00570E7C">
        <w:t xml:space="preserve">. </w:t>
      </w:r>
    </w:p>
    <w:p w14:paraId="3BDE63D9" w14:textId="08E4AF75" w:rsidR="00B24F0D" w:rsidRDefault="4D1EA1F8" w:rsidP="00245071">
      <w:r>
        <w:t xml:space="preserve">Ezt a döntést az adatok monitorozásával egyetemben egy erre a célra a háttérben futtatott szolgáltatás, az általam készített </w:t>
      </w:r>
      <w:proofErr w:type="gramStart"/>
      <w:r w:rsidRPr="4D1EA1F8">
        <w:rPr>
          <w:i/>
          <w:iCs/>
        </w:rPr>
        <w:t>uzenofal.service</w:t>
      </w:r>
      <w:proofErr w:type="gramEnd"/>
      <w:r>
        <w:t xml:space="preserve"> végzi. Ez a szolgáltatás hasonló ahhoz a szolgáltatáshoz, mint amivel a webszerver működik (</w:t>
      </w:r>
      <w:proofErr w:type="gramStart"/>
      <w:r w:rsidRPr="4D1EA1F8">
        <w:rPr>
          <w:i/>
          <w:iCs/>
        </w:rPr>
        <w:t>nginx.service</w:t>
      </w:r>
      <w:proofErr w:type="gramEnd"/>
      <w:r>
        <w:t>), ám a saját szolgáltatásom</w:t>
      </w:r>
      <w:r w:rsidR="008B1F98">
        <w:t xml:space="preserve"> </w:t>
      </w:r>
      <w:r>
        <w:t>működését én határoztam meg a fentiek alapján.</w:t>
      </w:r>
    </w:p>
    <w:p w14:paraId="3A14634B" w14:textId="422502E5" w:rsidR="00206125" w:rsidRPr="00245071" w:rsidRDefault="00206125" w:rsidP="00245071">
      <w:r>
        <w:t xml:space="preserve">Amennyiben </w:t>
      </w:r>
      <w:r w:rsidR="00DD31CB">
        <w:t xml:space="preserve">a diszkrét időpillanatban megszületik a döntés a </w:t>
      </w:r>
      <w:r w:rsidR="29056C9B">
        <w:t>szerverek</w:t>
      </w:r>
      <w:r w:rsidR="00DD31CB">
        <w:t xml:space="preserve"> számának változtatásáról, a </w:t>
      </w:r>
      <w:r w:rsidR="00DE5D10">
        <w:t xml:space="preserve">szolgáltatás </w:t>
      </w:r>
      <w:r w:rsidR="00671CF2">
        <w:t xml:space="preserve">kiadja a megfelelő parancsot a master szerveren, </w:t>
      </w:r>
      <w:r w:rsidR="29056C9B">
        <w:t>aminek</w:t>
      </w:r>
      <w:r w:rsidR="00671CF2">
        <w:t xml:space="preserve"> következményét korábban már bemutattam.</w:t>
      </w:r>
    </w:p>
    <w:p w14:paraId="29D6BBCC" w14:textId="2868FA3F" w:rsidR="0029791E" w:rsidRDefault="0029791E" w:rsidP="0029791E">
      <w:pPr>
        <w:pStyle w:val="Cmsor1"/>
      </w:pPr>
      <w:bookmarkStart w:id="74" w:name="_Toc120874352"/>
      <w:r>
        <w:t>Eredmények bemutatása</w:t>
      </w:r>
      <w:r w:rsidR="006B3DAB">
        <w:t xml:space="preserve"> és</w:t>
      </w:r>
      <w:r w:rsidR="00A11817">
        <w:t xml:space="preserve"> </w:t>
      </w:r>
      <w:r>
        <w:t>értékelés</w:t>
      </w:r>
      <w:bookmarkEnd w:id="74"/>
    </w:p>
    <w:p w14:paraId="7FBAB8CD" w14:textId="1978C071" w:rsidR="0029791E" w:rsidRDefault="0029791E" w:rsidP="0029791E">
      <w:pPr>
        <w:pStyle w:val="Cmsor2"/>
      </w:pPr>
      <w:bookmarkStart w:id="75" w:name="_Toc120874353"/>
      <w:r>
        <w:t>Általános értékelés</w:t>
      </w:r>
      <w:bookmarkEnd w:id="75"/>
    </w:p>
    <w:p w14:paraId="487B6D3E" w14:textId="4E722613" w:rsidR="00253920" w:rsidRDefault="003C7496" w:rsidP="00253920">
      <w:r>
        <w:t>A korábbiakban bemutattam, hogyan lehet megtervezni és megalkotni egy működő elosztott rendszert, amely képes automatikus skálázásra. Bemutattam, hogy a rendszer tervezése során mely pontokon milyen döntéseket kell meghozni, az adott feladatokr</w:t>
      </w:r>
      <w:r w:rsidR="0082397D">
        <w:t xml:space="preserve">a </w:t>
      </w:r>
      <w:r>
        <w:t>milyen megold</w:t>
      </w:r>
      <w:r w:rsidR="009E60A8">
        <w:t>ási lehetőségek vannak</w:t>
      </w:r>
      <w:r w:rsidR="00427584">
        <w:t>, illetve kitértem arra, hogy én mit miért választottam.</w:t>
      </w:r>
    </w:p>
    <w:p w14:paraId="0C2B779B" w14:textId="533183CD" w:rsidR="00427584" w:rsidRDefault="00427584" w:rsidP="00253920">
      <w:r>
        <w:t xml:space="preserve">Az elkészült rendszer képes egy adott szolgáltatást futtatni, a beérkező kéréseket </w:t>
      </w:r>
      <w:r w:rsidR="00D9412F">
        <w:t>el tudja osztani a backend szerverek között, a szerverek pedig a választ vissza tudják küldeni a felhasználónak, a rendszer teljesíti az elosztott működéssel kapcsolatos elvárásokat.</w:t>
      </w:r>
    </w:p>
    <w:p w14:paraId="2D9A2B69" w14:textId="00A7F2D1" w:rsidR="00D9412F" w:rsidRDefault="00D9412F" w:rsidP="00253920">
      <w:r>
        <w:t xml:space="preserve">A rendszer </w:t>
      </w:r>
      <w:r w:rsidR="00756656">
        <w:t xml:space="preserve">továbbá alkalmas a terhelés monitorozására, aminek függvényében </w:t>
      </w:r>
      <w:r w:rsidR="00CA524B">
        <w:t xml:space="preserve">el tud indítani további backend szervereket, azokat a rendszerbe tudja integrálni oly módon, hogy azok </w:t>
      </w:r>
      <w:r w:rsidR="00D1312C">
        <w:t xml:space="preserve">szintén részt vesznek a beérkező kérések feldolgozásában. A rendszer a terhelés csökkenésének </w:t>
      </w:r>
      <w:r w:rsidR="00236EE8">
        <w:t xml:space="preserve">hatására backend szervereket </w:t>
      </w:r>
      <w:r w:rsidR="004B5080">
        <w:t>állít le</w:t>
      </w:r>
      <w:r w:rsidR="00236EE8">
        <w:t xml:space="preserve">, amiket a rendszerből </w:t>
      </w:r>
      <w:r w:rsidR="004B5080">
        <w:t xml:space="preserve">eltávolítva azok </w:t>
      </w:r>
      <w:r w:rsidR="00236EE8">
        <w:t>több kérést nem dolgoznak fel.</w:t>
      </w:r>
    </w:p>
    <w:p w14:paraId="461AFA7E" w14:textId="679963A0" w:rsidR="00181CF1" w:rsidRPr="00253920" w:rsidRDefault="00181CF1" w:rsidP="00253920">
      <w:r>
        <w:t>A rendszer a terhelésről és a futó operatív szerverek számáról gyűjtött adatokat egy státuszoldalon megjeleníti, továbbá megjeleníti a mindekori futó szerverek elérési címeit.</w:t>
      </w:r>
    </w:p>
    <w:p w14:paraId="245B7A07" w14:textId="77777777" w:rsidR="000C3B16" w:rsidRDefault="002E0B35" w:rsidP="000C3B16">
      <w:pPr>
        <w:pStyle w:val="Kp"/>
      </w:pPr>
      <w:r>
        <w:rPr>
          <w:noProof/>
        </w:rPr>
        <w:drawing>
          <wp:inline distT="0" distB="0" distL="0" distR="0" wp14:anchorId="208E551E" wp14:editId="027204F3">
            <wp:extent cx="5400040" cy="5259070"/>
            <wp:effectExtent l="0" t="0" r="0" b="0"/>
            <wp:docPr id="228" name="Kép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Kép 228"/>
                    <pic:cNvPicPr/>
                  </pic:nvPicPr>
                  <pic:blipFill>
                    <a:blip r:embed="rId41">
                      <a:extLst>
                        <a:ext uri="{28A0092B-C50C-407E-A947-70E740481C1C}">
                          <a14:useLocalDpi xmlns:a14="http://schemas.microsoft.com/office/drawing/2010/main" val="0"/>
                        </a:ext>
                      </a:extLst>
                    </a:blip>
                    <a:stretch>
                      <a:fillRect/>
                    </a:stretch>
                  </pic:blipFill>
                  <pic:spPr>
                    <a:xfrm>
                      <a:off x="0" y="0"/>
                      <a:ext cx="5400040" cy="5259070"/>
                    </a:xfrm>
                    <a:prstGeom prst="rect">
                      <a:avLst/>
                    </a:prstGeom>
                  </pic:spPr>
                </pic:pic>
              </a:graphicData>
            </a:graphic>
          </wp:inline>
        </w:drawing>
      </w:r>
    </w:p>
    <w:bookmarkStart w:id="76" w:name="load_diagram_abra_sorszam"/>
    <w:p w14:paraId="044F1983" w14:textId="1A8BA5EE" w:rsidR="00AD0B3D" w:rsidRDefault="000C3B16" w:rsidP="000C3B16">
      <w:pPr>
        <w:pStyle w:val="Kpalrs"/>
      </w:pPr>
      <w:r>
        <w:fldChar w:fldCharType="begin"/>
      </w:r>
      <w:r>
        <w:instrText xml:space="preserve"> SEQ ábra \* ARABIC </w:instrText>
      </w:r>
      <w:r>
        <w:fldChar w:fldCharType="separate"/>
      </w:r>
      <w:r w:rsidR="00574CC1">
        <w:rPr>
          <w:noProof/>
        </w:rPr>
        <w:t>19</w:t>
      </w:r>
      <w:r>
        <w:fldChar w:fldCharType="end"/>
      </w:r>
      <w:bookmarkEnd w:id="76"/>
      <w:r w:rsidR="7695B057">
        <w:t>. ábra A rendszer státuszo</w:t>
      </w:r>
      <w:r w:rsidR="008B1F98">
        <w:t>ldal</w:t>
      </w:r>
      <w:r w:rsidR="7695B057">
        <w:t>a</w:t>
      </w:r>
    </w:p>
    <w:p w14:paraId="624D4D2F" w14:textId="2CA8446C" w:rsidR="000C3B16" w:rsidRPr="000C3B16" w:rsidRDefault="000C3B16" w:rsidP="000C3B16">
      <w:r>
        <w:t xml:space="preserve">A </w:t>
      </w:r>
      <w:r w:rsidR="00D916F2">
        <w:fldChar w:fldCharType="begin"/>
      </w:r>
      <w:r w:rsidR="00D916F2">
        <w:instrText xml:space="preserve"> REF load_diagram_abra_sorszam \h </w:instrText>
      </w:r>
      <w:r w:rsidR="00D916F2">
        <w:fldChar w:fldCharType="separate"/>
      </w:r>
      <w:r w:rsidR="00574CC1">
        <w:rPr>
          <w:noProof/>
        </w:rPr>
        <w:t>19</w:t>
      </w:r>
      <w:r w:rsidR="00D916F2">
        <w:fldChar w:fldCharType="end"/>
      </w:r>
      <w:r w:rsidR="00D916F2">
        <w:t xml:space="preserve">. ábrán látható diagram a rendszer adatait mutatja be futás közben. Látható, ahogy </w:t>
      </w:r>
      <w:r w:rsidR="005B3948">
        <w:t>a kapcsolatok átlagának görbéjét szé</w:t>
      </w:r>
      <w:r w:rsidR="00F009D0">
        <w:t>pen követi a futó operatív szerverek száma. Látható továbbá</w:t>
      </w:r>
      <w:r w:rsidR="00B3233D">
        <w:t>, ahogyan a kapcsolatok száma nagyobb ugrással csökken, úgy a</w:t>
      </w:r>
      <w:r w:rsidR="00AE5DAA">
        <w:t>z operatív szerverek száma csupán eggyel.</w:t>
      </w:r>
      <w:r w:rsidR="00A6724C">
        <w:t xml:space="preserve"> Hasonlóan reagál a rendszer, ha a kapcsolatok száma nem csökken, hanem nő.</w:t>
      </w:r>
    </w:p>
    <w:p w14:paraId="4F357840" w14:textId="689E5375" w:rsidR="0029791E" w:rsidRDefault="0029791E" w:rsidP="0029791E">
      <w:pPr>
        <w:pStyle w:val="Cmsor2"/>
      </w:pPr>
      <w:bookmarkStart w:id="77" w:name="_Toc120874354"/>
      <w:r>
        <w:t>Sebezhetőség</w:t>
      </w:r>
      <w:r w:rsidR="00361616">
        <w:t>ek, gyengeségek</w:t>
      </w:r>
      <w:bookmarkEnd w:id="77"/>
    </w:p>
    <w:p w14:paraId="1CF49004" w14:textId="44D07004" w:rsidR="00742284" w:rsidRDefault="00742284" w:rsidP="00742284">
      <w:r>
        <w:t xml:space="preserve">Az elkészült rendszernek nem célja a teljesen robusztus futás, illetve nem célja </w:t>
      </w:r>
      <w:r w:rsidR="006A6569">
        <w:t>a kifogástalan állapot biztosítása adatbiztonság szempontjából.</w:t>
      </w:r>
    </w:p>
    <w:p w14:paraId="0B663474" w14:textId="3D909A27" w:rsidR="006A6569" w:rsidRDefault="006A6569" w:rsidP="00742284">
      <w:r>
        <w:lastRenderedPageBreak/>
        <w:t xml:space="preserve">Sok sebezhetőség található a rendszerben, kezdve onnan, </w:t>
      </w:r>
      <w:r w:rsidR="009C35DE">
        <w:t>hogy</w:t>
      </w:r>
      <w:r>
        <w:t xml:space="preserve"> az operatív szerverek teljeskörű jogosultságot kapnak a master szerveren futó adatbázis</w:t>
      </w:r>
      <w:r w:rsidR="008770C7">
        <w:t xml:space="preserve">ban létrehozott felhasználójukkal odáig, </w:t>
      </w:r>
      <w:r w:rsidR="009C35DE">
        <w:t xml:space="preserve">hogy </w:t>
      </w:r>
      <w:r w:rsidR="008770C7">
        <w:t>a weboldalak kommunikációja nincs titkosítva.</w:t>
      </w:r>
    </w:p>
    <w:p w14:paraId="6F7695C5" w14:textId="015F77E2" w:rsidR="009C35DE" w:rsidRDefault="009C35DE" w:rsidP="00742284">
      <w:r>
        <w:t>A rendszer jelen állapotában nem képes lekezelni az olyan jelenségeket, amelyek során hirtelen nagyságrendekkel több aktív kapcsolat nyílik a rendszer felé</w:t>
      </w:r>
      <w:r w:rsidR="008225A4">
        <w:t xml:space="preserve"> és azokon keresztül a felhasználók elárasztják azt tömérdek kéréssel. Ekkor a rendszer összeomolhat és bekövetkezhet adatvesztés, ám jelen szakdolgozat </w:t>
      </w:r>
      <w:r w:rsidR="006E5F4D">
        <w:t>célja</w:t>
      </w:r>
      <w:r w:rsidR="008225A4">
        <w:t xml:space="preserve"> csupán egy egyszerűsített megoldás m</w:t>
      </w:r>
      <w:r w:rsidR="006E5F4D">
        <w:t>egvalósítása volt.</w:t>
      </w:r>
    </w:p>
    <w:p w14:paraId="4686BC78" w14:textId="77686BCB" w:rsidR="001254EB" w:rsidRPr="00742284" w:rsidRDefault="001254EB" w:rsidP="00742284">
      <w:r>
        <w:t xml:space="preserve">A megvalósított rendszer továbbá nem működik költséghatékonyan: rendkívül pazarló </w:t>
      </w:r>
      <w:r w:rsidR="00AE749C">
        <w:t xml:space="preserve">1 darab </w:t>
      </w:r>
      <w:r>
        <w:t xml:space="preserve">nyitott kapcsolatra </w:t>
      </w:r>
      <w:r w:rsidR="00AE749C">
        <w:t xml:space="preserve">1 darab futó operatív szervert fenntartani. </w:t>
      </w:r>
    </w:p>
    <w:p w14:paraId="6B4127DF" w14:textId="4C581479" w:rsidR="00361616" w:rsidRDefault="00361616" w:rsidP="0029791E">
      <w:pPr>
        <w:pStyle w:val="Cmsor2"/>
      </w:pPr>
      <w:bookmarkStart w:id="78" w:name="_Toc120874355"/>
      <w:r>
        <w:t>Továbbfejlesztési lehetőségek</w:t>
      </w:r>
      <w:bookmarkEnd w:id="78"/>
    </w:p>
    <w:p w14:paraId="6A1634B4" w14:textId="0F13CAE2" w:rsidR="006E519A" w:rsidRDefault="006E519A" w:rsidP="006E519A">
      <w:r>
        <w:t>Minden sebezhetőségre és gyengeségre létezik valamilyen megoldás. A</w:t>
      </w:r>
      <w:r w:rsidR="00B36B50">
        <w:t>z adatbiztonsági szempontokat nyilvánvalóan egy éles környezetben futó, felhasználók által használt rendszerben szem előtt kell tartani a tervezés során</w:t>
      </w:r>
      <w:r w:rsidR="00F83552">
        <w:t>, hogy semmiképp se jelentsen kockázatot sem a rendszer üzemeltetése, sem a nyújtott szolgáltatás igénybevétele.</w:t>
      </w:r>
    </w:p>
    <w:p w14:paraId="6CF8906B" w14:textId="1ACB045C" w:rsidR="00900175" w:rsidRDefault="00900175" w:rsidP="006E519A">
      <w:r>
        <w:t xml:space="preserve">Az üzemeltetés költségeivel kapcsolatos </w:t>
      </w:r>
      <w:r w:rsidR="00462153">
        <w:t xml:space="preserve">kérdéskörre megoldásként lehetőség van egy olyan </w:t>
      </w:r>
      <w:r w:rsidR="00564B56">
        <w:t xml:space="preserve">függvény meghatározására, amely segítségével </w:t>
      </w:r>
      <w:r w:rsidR="007F3B17">
        <w:t xml:space="preserve">úgy tudjuk meghatározni a futtatandó operatív szerverek számát a kérések függvényében, hogy a rendszer </w:t>
      </w:r>
      <w:r w:rsidR="00564B56">
        <w:t>üzemeltetés</w:t>
      </w:r>
      <w:r w:rsidR="007F3B17">
        <w:t>e közel költséghatékony legyen. A függvény módosítására a rendszer lehetőséget ad</w:t>
      </w:r>
      <w:r w:rsidR="000E167D">
        <w:t>, a megfelelő fájl módosításával egyszerűen el lehet végezni.</w:t>
      </w:r>
    </w:p>
    <w:p w14:paraId="7972F816" w14:textId="35532DE5" w:rsidR="000E167D" w:rsidRPr="006E519A" w:rsidRDefault="00F22F2D" w:rsidP="006E519A">
      <w:r>
        <w:t xml:space="preserve">Lehetőség van </w:t>
      </w:r>
      <w:r w:rsidR="000C385E">
        <w:t xml:space="preserve">több gyűjtött adat vagy naplófájlok megjelenítésére, ahhoz, hogy kényelmesen </w:t>
      </w:r>
      <w:r w:rsidR="00DA18A3">
        <w:t xml:space="preserve">elérhetőek legyenek, a </w:t>
      </w:r>
      <w:r w:rsidR="000C385E">
        <w:t>státuszold</w:t>
      </w:r>
      <w:r w:rsidR="00DA18A3">
        <w:t xml:space="preserve">alt </w:t>
      </w:r>
      <w:r w:rsidR="00E66EC3">
        <w:t>fejleszteni kell.</w:t>
      </w:r>
    </w:p>
    <w:bookmarkStart w:id="79" w:name="_Toc120874356" w:displacedByCustomXml="next"/>
    <w:sdt>
      <w:sdtPr>
        <w:rPr>
          <w:rFonts w:cs="Times New Roman"/>
          <w:b w:val="0"/>
          <w:bCs w:val="0"/>
          <w:kern w:val="0"/>
          <w:sz w:val="24"/>
          <w:szCs w:val="24"/>
        </w:rPr>
        <w:id w:val="-1675488271"/>
        <w:docPartObj>
          <w:docPartGallery w:val="Bibliographies"/>
          <w:docPartUnique/>
        </w:docPartObj>
      </w:sdtPr>
      <w:sdtEndPr/>
      <w:sdtContent>
        <w:p w14:paraId="551C40EF" w14:textId="1E26B598" w:rsidR="00506A24" w:rsidRDefault="00506A24">
          <w:pPr>
            <w:pStyle w:val="Cmsor1"/>
          </w:pPr>
          <w:r>
            <w:t>Hivatkozások</w:t>
          </w:r>
          <w:bookmarkEnd w:id="79"/>
        </w:p>
        <w:sdt>
          <w:sdtPr>
            <w:id w:val="-573587230"/>
            <w:bibliography/>
          </w:sdtPr>
          <w:sdtEndPr/>
          <w:sdtContent>
            <w:p w14:paraId="2963F030" w14:textId="77777777" w:rsidR="00BA455C" w:rsidRDefault="00506A24" w:rsidP="00506A24">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BA455C" w14:paraId="56CAE415" w14:textId="77777777">
                <w:trPr>
                  <w:divId w:val="203491304"/>
                  <w:tblCellSpacing w:w="15" w:type="dxa"/>
                </w:trPr>
                <w:tc>
                  <w:tcPr>
                    <w:tcW w:w="50" w:type="pct"/>
                    <w:hideMark/>
                  </w:tcPr>
                  <w:p w14:paraId="4DD1D4AA" w14:textId="16C547E6" w:rsidR="00BA455C" w:rsidRDefault="00BA455C">
                    <w:pPr>
                      <w:pStyle w:val="Irodalomjegyzk"/>
                      <w:rPr>
                        <w:noProof/>
                      </w:rPr>
                    </w:pPr>
                    <w:r>
                      <w:rPr>
                        <w:noProof/>
                      </w:rPr>
                      <w:t xml:space="preserve">[1] </w:t>
                    </w:r>
                  </w:p>
                </w:tc>
                <w:tc>
                  <w:tcPr>
                    <w:tcW w:w="0" w:type="auto"/>
                    <w:hideMark/>
                  </w:tcPr>
                  <w:p w14:paraId="05D851E8" w14:textId="77777777" w:rsidR="00BA455C" w:rsidRDefault="00BA455C">
                    <w:pPr>
                      <w:pStyle w:val="Irodalomjegyzk"/>
                      <w:rPr>
                        <w:noProof/>
                      </w:rPr>
                    </w:pPr>
                    <w:r>
                      <w:rPr>
                        <w:noProof/>
                      </w:rPr>
                      <w:t>„VULTR,” [Online]. Available: https://www.vultr.com/products/cloud-compute/. [Hozzáférés dátuma: 24. október 2022.].</w:t>
                    </w:r>
                  </w:p>
                </w:tc>
              </w:tr>
              <w:tr w:rsidR="00BA455C" w14:paraId="11127191" w14:textId="77777777">
                <w:trPr>
                  <w:divId w:val="203491304"/>
                  <w:tblCellSpacing w:w="15" w:type="dxa"/>
                </w:trPr>
                <w:tc>
                  <w:tcPr>
                    <w:tcW w:w="50" w:type="pct"/>
                    <w:hideMark/>
                  </w:tcPr>
                  <w:p w14:paraId="409CD950" w14:textId="77777777" w:rsidR="00BA455C" w:rsidRDefault="00BA455C">
                    <w:pPr>
                      <w:pStyle w:val="Irodalomjegyzk"/>
                      <w:rPr>
                        <w:noProof/>
                      </w:rPr>
                    </w:pPr>
                    <w:r>
                      <w:rPr>
                        <w:noProof/>
                      </w:rPr>
                      <w:t xml:space="preserve">[2] </w:t>
                    </w:r>
                  </w:p>
                </w:tc>
                <w:tc>
                  <w:tcPr>
                    <w:tcW w:w="0" w:type="auto"/>
                    <w:hideMark/>
                  </w:tcPr>
                  <w:p w14:paraId="5C49AA2D" w14:textId="77777777" w:rsidR="00BA455C" w:rsidRDefault="00BA455C">
                    <w:pPr>
                      <w:pStyle w:val="Irodalomjegyzk"/>
                      <w:rPr>
                        <w:noProof/>
                      </w:rPr>
                    </w:pPr>
                    <w:r>
                      <w:rPr>
                        <w:noProof/>
                      </w:rPr>
                      <w:t>„RESTful API,” [Online]. Available: https://aws.amazon.com/what-is/restful-api/. [Hozzáférés dátuma: 24 október 2022].</w:t>
                    </w:r>
                  </w:p>
                </w:tc>
              </w:tr>
              <w:tr w:rsidR="00BA455C" w14:paraId="1C903DCE" w14:textId="77777777">
                <w:trPr>
                  <w:divId w:val="203491304"/>
                  <w:tblCellSpacing w:w="15" w:type="dxa"/>
                </w:trPr>
                <w:tc>
                  <w:tcPr>
                    <w:tcW w:w="50" w:type="pct"/>
                    <w:hideMark/>
                  </w:tcPr>
                  <w:p w14:paraId="0B9B8CC3" w14:textId="77777777" w:rsidR="00BA455C" w:rsidRDefault="00BA455C">
                    <w:pPr>
                      <w:pStyle w:val="Irodalomjegyzk"/>
                      <w:rPr>
                        <w:noProof/>
                      </w:rPr>
                    </w:pPr>
                    <w:r>
                      <w:rPr>
                        <w:noProof/>
                      </w:rPr>
                      <w:t xml:space="preserve">[3] </w:t>
                    </w:r>
                  </w:p>
                </w:tc>
                <w:tc>
                  <w:tcPr>
                    <w:tcW w:w="0" w:type="auto"/>
                    <w:hideMark/>
                  </w:tcPr>
                  <w:p w14:paraId="6973DA72" w14:textId="77777777" w:rsidR="00BA455C" w:rsidRDefault="00BA455C">
                    <w:pPr>
                      <w:pStyle w:val="Irodalomjegyzk"/>
                      <w:rPr>
                        <w:noProof/>
                      </w:rPr>
                    </w:pPr>
                    <w:r>
                      <w:rPr>
                        <w:noProof/>
                      </w:rPr>
                      <w:t>„ATLANTIC,” [Online]. Available: https://www.atlantic.net/vps-hosting/. [Hozzáférés dátuma: 28 október 2022].</w:t>
                    </w:r>
                  </w:p>
                </w:tc>
              </w:tr>
              <w:tr w:rsidR="00BA455C" w14:paraId="5C1F071F" w14:textId="77777777">
                <w:trPr>
                  <w:divId w:val="203491304"/>
                  <w:tblCellSpacing w:w="15" w:type="dxa"/>
                </w:trPr>
                <w:tc>
                  <w:tcPr>
                    <w:tcW w:w="50" w:type="pct"/>
                    <w:hideMark/>
                  </w:tcPr>
                  <w:p w14:paraId="649FBB03" w14:textId="77777777" w:rsidR="00BA455C" w:rsidRDefault="00BA455C">
                    <w:pPr>
                      <w:pStyle w:val="Irodalomjegyzk"/>
                      <w:rPr>
                        <w:noProof/>
                      </w:rPr>
                    </w:pPr>
                    <w:r>
                      <w:rPr>
                        <w:noProof/>
                      </w:rPr>
                      <w:t xml:space="preserve">[4] </w:t>
                    </w:r>
                  </w:p>
                </w:tc>
                <w:tc>
                  <w:tcPr>
                    <w:tcW w:w="0" w:type="auto"/>
                    <w:hideMark/>
                  </w:tcPr>
                  <w:p w14:paraId="5ED63E40" w14:textId="77777777" w:rsidR="00BA455C" w:rsidRDefault="00BA455C">
                    <w:pPr>
                      <w:pStyle w:val="Irodalomjegyzk"/>
                      <w:rPr>
                        <w:noProof/>
                      </w:rPr>
                    </w:pPr>
                    <w:r>
                      <w:rPr>
                        <w:noProof/>
                      </w:rPr>
                      <w:t>„CHERRY SERVERS,” [Online]. Available: https://www.cherryservers.com/. [Hozzáférés dátuma: 28 október 2022].</w:t>
                    </w:r>
                  </w:p>
                </w:tc>
              </w:tr>
              <w:tr w:rsidR="00BA455C" w14:paraId="51921271" w14:textId="77777777">
                <w:trPr>
                  <w:divId w:val="203491304"/>
                  <w:tblCellSpacing w:w="15" w:type="dxa"/>
                </w:trPr>
                <w:tc>
                  <w:tcPr>
                    <w:tcW w:w="50" w:type="pct"/>
                    <w:hideMark/>
                  </w:tcPr>
                  <w:p w14:paraId="2D61235A" w14:textId="77777777" w:rsidR="00BA455C" w:rsidRDefault="00BA455C">
                    <w:pPr>
                      <w:pStyle w:val="Irodalomjegyzk"/>
                      <w:rPr>
                        <w:noProof/>
                      </w:rPr>
                    </w:pPr>
                    <w:r>
                      <w:rPr>
                        <w:noProof/>
                      </w:rPr>
                      <w:t xml:space="preserve">[5] </w:t>
                    </w:r>
                  </w:p>
                </w:tc>
                <w:tc>
                  <w:tcPr>
                    <w:tcW w:w="0" w:type="auto"/>
                    <w:hideMark/>
                  </w:tcPr>
                  <w:p w14:paraId="02960D8A" w14:textId="77777777" w:rsidR="00BA455C" w:rsidRDefault="00BA455C">
                    <w:pPr>
                      <w:pStyle w:val="Irodalomjegyzk"/>
                      <w:rPr>
                        <w:noProof/>
                      </w:rPr>
                    </w:pPr>
                    <w:r>
                      <w:rPr>
                        <w:noProof/>
                      </w:rPr>
                      <w:t>„REST API,” [Online]. Available: https://www.ibm.com/cloud/learn/rest-apis. [Hozzáférés dátuma: 28 október 2022].</w:t>
                    </w:r>
                  </w:p>
                </w:tc>
              </w:tr>
              <w:tr w:rsidR="00BA455C" w14:paraId="6D59F2EA" w14:textId="77777777">
                <w:trPr>
                  <w:divId w:val="203491304"/>
                  <w:tblCellSpacing w:w="15" w:type="dxa"/>
                </w:trPr>
                <w:tc>
                  <w:tcPr>
                    <w:tcW w:w="50" w:type="pct"/>
                    <w:hideMark/>
                  </w:tcPr>
                  <w:p w14:paraId="6BDA5271" w14:textId="77777777" w:rsidR="00BA455C" w:rsidRDefault="00BA455C">
                    <w:pPr>
                      <w:pStyle w:val="Irodalomjegyzk"/>
                      <w:rPr>
                        <w:noProof/>
                      </w:rPr>
                    </w:pPr>
                    <w:r>
                      <w:rPr>
                        <w:noProof/>
                      </w:rPr>
                      <w:t xml:space="preserve">[6] </w:t>
                    </w:r>
                  </w:p>
                </w:tc>
                <w:tc>
                  <w:tcPr>
                    <w:tcW w:w="0" w:type="auto"/>
                    <w:hideMark/>
                  </w:tcPr>
                  <w:p w14:paraId="31999E48" w14:textId="77777777" w:rsidR="00BA455C" w:rsidRDefault="00BA455C">
                    <w:pPr>
                      <w:pStyle w:val="Irodalomjegyzk"/>
                      <w:rPr>
                        <w:noProof/>
                      </w:rPr>
                    </w:pPr>
                    <w:r>
                      <w:rPr>
                        <w:noProof/>
                      </w:rPr>
                      <w:t>„Ubuntu 18.04.6 LTS,” [Online]. Available: https://releases.ubuntu.com/18.04/. [Hozzáférés dátuma: 06 november 2022].</w:t>
                    </w:r>
                  </w:p>
                </w:tc>
              </w:tr>
              <w:tr w:rsidR="00BA455C" w14:paraId="0A20E6E0" w14:textId="77777777">
                <w:trPr>
                  <w:divId w:val="203491304"/>
                  <w:tblCellSpacing w:w="15" w:type="dxa"/>
                </w:trPr>
                <w:tc>
                  <w:tcPr>
                    <w:tcW w:w="50" w:type="pct"/>
                    <w:hideMark/>
                  </w:tcPr>
                  <w:p w14:paraId="2EC8F524" w14:textId="77777777" w:rsidR="00BA455C" w:rsidRDefault="00BA455C">
                    <w:pPr>
                      <w:pStyle w:val="Irodalomjegyzk"/>
                      <w:rPr>
                        <w:noProof/>
                      </w:rPr>
                    </w:pPr>
                    <w:r>
                      <w:rPr>
                        <w:noProof/>
                      </w:rPr>
                      <w:t xml:space="preserve">[7] </w:t>
                    </w:r>
                  </w:p>
                </w:tc>
                <w:tc>
                  <w:tcPr>
                    <w:tcW w:w="0" w:type="auto"/>
                    <w:hideMark/>
                  </w:tcPr>
                  <w:p w14:paraId="6E7142E9" w14:textId="77777777" w:rsidR="00BA455C" w:rsidRDefault="00BA455C">
                    <w:pPr>
                      <w:pStyle w:val="Irodalomjegyzk"/>
                      <w:rPr>
                        <w:noProof/>
                      </w:rPr>
                    </w:pPr>
                    <w:r>
                      <w:rPr>
                        <w:noProof/>
                      </w:rPr>
                      <w:t>„PUTTY,” [Online]. Available: https://putty.org/. [Hozzáférés dátuma: 06 november 2022].</w:t>
                    </w:r>
                  </w:p>
                </w:tc>
              </w:tr>
              <w:tr w:rsidR="00BA455C" w14:paraId="3C0F8518" w14:textId="77777777">
                <w:trPr>
                  <w:divId w:val="203491304"/>
                  <w:tblCellSpacing w:w="15" w:type="dxa"/>
                </w:trPr>
                <w:tc>
                  <w:tcPr>
                    <w:tcW w:w="50" w:type="pct"/>
                    <w:hideMark/>
                  </w:tcPr>
                  <w:p w14:paraId="2B45C72A" w14:textId="77777777" w:rsidR="00BA455C" w:rsidRDefault="00BA455C">
                    <w:pPr>
                      <w:pStyle w:val="Irodalomjegyzk"/>
                      <w:rPr>
                        <w:noProof/>
                      </w:rPr>
                    </w:pPr>
                    <w:r>
                      <w:rPr>
                        <w:noProof/>
                      </w:rPr>
                      <w:t xml:space="preserve">[8] </w:t>
                    </w:r>
                  </w:p>
                </w:tc>
                <w:tc>
                  <w:tcPr>
                    <w:tcW w:w="0" w:type="auto"/>
                    <w:hideMark/>
                  </w:tcPr>
                  <w:p w14:paraId="2EF65B0B" w14:textId="77777777" w:rsidR="00BA455C" w:rsidRDefault="00BA455C">
                    <w:pPr>
                      <w:pStyle w:val="Irodalomjegyzk"/>
                      <w:rPr>
                        <w:noProof/>
                      </w:rPr>
                    </w:pPr>
                    <w:r>
                      <w:rPr>
                        <w:noProof/>
                      </w:rPr>
                      <w:t>„VirtualBox,” [Online]. Available: https://www.virtualbox.org/. [Hozzáférés dátuma: 06 november 2022].</w:t>
                    </w:r>
                  </w:p>
                </w:tc>
              </w:tr>
              <w:tr w:rsidR="00BA455C" w14:paraId="3FB37B6C" w14:textId="77777777">
                <w:trPr>
                  <w:divId w:val="203491304"/>
                  <w:tblCellSpacing w:w="15" w:type="dxa"/>
                </w:trPr>
                <w:tc>
                  <w:tcPr>
                    <w:tcW w:w="50" w:type="pct"/>
                    <w:hideMark/>
                  </w:tcPr>
                  <w:p w14:paraId="3A71CA3A" w14:textId="77777777" w:rsidR="00BA455C" w:rsidRDefault="00BA455C">
                    <w:pPr>
                      <w:pStyle w:val="Irodalomjegyzk"/>
                      <w:rPr>
                        <w:noProof/>
                      </w:rPr>
                    </w:pPr>
                    <w:r>
                      <w:rPr>
                        <w:noProof/>
                      </w:rPr>
                      <w:t xml:space="preserve">[9] </w:t>
                    </w:r>
                  </w:p>
                </w:tc>
                <w:tc>
                  <w:tcPr>
                    <w:tcW w:w="0" w:type="auto"/>
                    <w:hideMark/>
                  </w:tcPr>
                  <w:p w14:paraId="3A67EB1D" w14:textId="77777777" w:rsidR="00BA455C" w:rsidRDefault="00BA455C">
                    <w:pPr>
                      <w:pStyle w:val="Irodalomjegyzk"/>
                      <w:rPr>
                        <w:noProof/>
                      </w:rPr>
                    </w:pPr>
                    <w:r>
                      <w:rPr>
                        <w:noProof/>
                      </w:rPr>
                      <w:t>„MySQL,” [Online]. Available: https://ubuntu.com/server/docs/databases-mysql. [Hozzáférés dátuma: 07 november 2022].</w:t>
                    </w:r>
                  </w:p>
                </w:tc>
              </w:tr>
              <w:tr w:rsidR="00BA455C" w14:paraId="6A0A4710" w14:textId="77777777">
                <w:trPr>
                  <w:divId w:val="203491304"/>
                  <w:tblCellSpacing w:w="15" w:type="dxa"/>
                </w:trPr>
                <w:tc>
                  <w:tcPr>
                    <w:tcW w:w="50" w:type="pct"/>
                    <w:hideMark/>
                  </w:tcPr>
                  <w:p w14:paraId="6392A770" w14:textId="77777777" w:rsidR="00BA455C" w:rsidRDefault="00BA455C">
                    <w:pPr>
                      <w:pStyle w:val="Irodalomjegyzk"/>
                      <w:rPr>
                        <w:noProof/>
                      </w:rPr>
                    </w:pPr>
                    <w:r>
                      <w:rPr>
                        <w:noProof/>
                      </w:rPr>
                      <w:t xml:space="preserve">[10] </w:t>
                    </w:r>
                  </w:p>
                </w:tc>
                <w:tc>
                  <w:tcPr>
                    <w:tcW w:w="0" w:type="auto"/>
                    <w:hideMark/>
                  </w:tcPr>
                  <w:p w14:paraId="0C2E5F4A" w14:textId="77777777" w:rsidR="00BA455C" w:rsidRDefault="00BA455C">
                    <w:pPr>
                      <w:pStyle w:val="Irodalomjegyzk"/>
                      <w:rPr>
                        <w:noProof/>
                      </w:rPr>
                    </w:pPr>
                    <w:r>
                      <w:rPr>
                        <w:noProof/>
                      </w:rPr>
                      <w:t>„WordPress,” [Online]. Available: https://wordpress.org/. [Hozzáférés dátuma: 07 november 2022].</w:t>
                    </w:r>
                  </w:p>
                </w:tc>
              </w:tr>
              <w:tr w:rsidR="00BA455C" w14:paraId="729A4D5D" w14:textId="77777777">
                <w:trPr>
                  <w:divId w:val="203491304"/>
                  <w:tblCellSpacing w:w="15" w:type="dxa"/>
                </w:trPr>
                <w:tc>
                  <w:tcPr>
                    <w:tcW w:w="50" w:type="pct"/>
                    <w:hideMark/>
                  </w:tcPr>
                  <w:p w14:paraId="27551EF5" w14:textId="77777777" w:rsidR="00BA455C" w:rsidRDefault="00BA455C">
                    <w:pPr>
                      <w:pStyle w:val="Irodalomjegyzk"/>
                      <w:rPr>
                        <w:noProof/>
                      </w:rPr>
                    </w:pPr>
                    <w:r>
                      <w:rPr>
                        <w:noProof/>
                      </w:rPr>
                      <w:lastRenderedPageBreak/>
                      <w:t xml:space="preserve">[11] </w:t>
                    </w:r>
                  </w:p>
                </w:tc>
                <w:tc>
                  <w:tcPr>
                    <w:tcW w:w="0" w:type="auto"/>
                    <w:hideMark/>
                  </w:tcPr>
                  <w:p w14:paraId="0791774C" w14:textId="77777777" w:rsidR="00BA455C" w:rsidRDefault="00BA455C">
                    <w:pPr>
                      <w:pStyle w:val="Irodalomjegyzk"/>
                      <w:rPr>
                        <w:noProof/>
                      </w:rPr>
                    </w:pPr>
                    <w:r>
                      <w:rPr>
                        <w:noProof/>
                      </w:rPr>
                      <w:t>„WordPress statisztika,” [Online]. Available: https://trends.builtwith.com/cms. [Hozzáférés dátuma: 07 november 2022].</w:t>
                    </w:r>
                  </w:p>
                </w:tc>
              </w:tr>
              <w:tr w:rsidR="00BA455C" w14:paraId="03AF2921" w14:textId="77777777">
                <w:trPr>
                  <w:divId w:val="203491304"/>
                  <w:tblCellSpacing w:w="15" w:type="dxa"/>
                </w:trPr>
                <w:tc>
                  <w:tcPr>
                    <w:tcW w:w="50" w:type="pct"/>
                    <w:hideMark/>
                  </w:tcPr>
                  <w:p w14:paraId="2496CFD0" w14:textId="77777777" w:rsidR="00BA455C" w:rsidRDefault="00BA455C">
                    <w:pPr>
                      <w:pStyle w:val="Irodalomjegyzk"/>
                      <w:rPr>
                        <w:noProof/>
                      </w:rPr>
                    </w:pPr>
                    <w:r>
                      <w:rPr>
                        <w:noProof/>
                      </w:rPr>
                      <w:t xml:space="preserve">[12] </w:t>
                    </w:r>
                  </w:p>
                </w:tc>
                <w:tc>
                  <w:tcPr>
                    <w:tcW w:w="0" w:type="auto"/>
                    <w:hideMark/>
                  </w:tcPr>
                  <w:p w14:paraId="48AF2F1C" w14:textId="77777777" w:rsidR="00BA455C" w:rsidRDefault="00BA455C">
                    <w:pPr>
                      <w:pStyle w:val="Irodalomjegyzk"/>
                      <w:rPr>
                        <w:noProof/>
                      </w:rPr>
                    </w:pPr>
                    <w:r>
                      <w:rPr>
                        <w:noProof/>
                      </w:rPr>
                      <w:t>„Install and Configure WordPress on Ubuntu,” [Online]. Available: https://ubuntu.com/tutorials/install-and-configure-wordpress#1-overview. [Hozzáférés dátuma: 12 november 2022].</w:t>
                    </w:r>
                  </w:p>
                </w:tc>
              </w:tr>
              <w:tr w:rsidR="00BA455C" w14:paraId="298A7A09" w14:textId="77777777">
                <w:trPr>
                  <w:divId w:val="203491304"/>
                  <w:tblCellSpacing w:w="15" w:type="dxa"/>
                </w:trPr>
                <w:tc>
                  <w:tcPr>
                    <w:tcW w:w="50" w:type="pct"/>
                    <w:hideMark/>
                  </w:tcPr>
                  <w:p w14:paraId="71C9964D" w14:textId="77777777" w:rsidR="00BA455C" w:rsidRDefault="00BA455C">
                    <w:pPr>
                      <w:pStyle w:val="Irodalomjegyzk"/>
                      <w:rPr>
                        <w:noProof/>
                      </w:rPr>
                    </w:pPr>
                    <w:r>
                      <w:rPr>
                        <w:noProof/>
                      </w:rPr>
                      <w:t xml:space="preserve">[13] </w:t>
                    </w:r>
                  </w:p>
                </w:tc>
                <w:tc>
                  <w:tcPr>
                    <w:tcW w:w="0" w:type="auto"/>
                    <w:hideMark/>
                  </w:tcPr>
                  <w:p w14:paraId="5D97F478" w14:textId="77777777" w:rsidR="00BA455C" w:rsidRDefault="00BA455C">
                    <w:pPr>
                      <w:pStyle w:val="Irodalomjegyzk"/>
                      <w:rPr>
                        <w:noProof/>
                      </w:rPr>
                    </w:pPr>
                    <w:r>
                      <w:rPr>
                        <w:noProof/>
                      </w:rPr>
                      <w:t>„Apache2,” [Online]. Available: https://www.apache.org/licenses/LICENSE-2.0.html. [Hozzáférés dátuma: 12 november 2022].</w:t>
                    </w:r>
                  </w:p>
                </w:tc>
              </w:tr>
              <w:tr w:rsidR="00BA455C" w14:paraId="399FD464" w14:textId="77777777">
                <w:trPr>
                  <w:divId w:val="203491304"/>
                  <w:tblCellSpacing w:w="15" w:type="dxa"/>
                </w:trPr>
                <w:tc>
                  <w:tcPr>
                    <w:tcW w:w="50" w:type="pct"/>
                    <w:hideMark/>
                  </w:tcPr>
                  <w:p w14:paraId="407867F6" w14:textId="77777777" w:rsidR="00BA455C" w:rsidRDefault="00BA455C">
                    <w:pPr>
                      <w:pStyle w:val="Irodalomjegyzk"/>
                      <w:rPr>
                        <w:noProof/>
                      </w:rPr>
                    </w:pPr>
                    <w:r>
                      <w:rPr>
                        <w:noProof/>
                      </w:rPr>
                      <w:t xml:space="preserve">[14] </w:t>
                    </w:r>
                  </w:p>
                </w:tc>
                <w:tc>
                  <w:tcPr>
                    <w:tcW w:w="0" w:type="auto"/>
                    <w:hideMark/>
                  </w:tcPr>
                  <w:p w14:paraId="66392726" w14:textId="77777777" w:rsidR="00BA455C" w:rsidRDefault="00BA455C">
                    <w:pPr>
                      <w:pStyle w:val="Irodalomjegyzk"/>
                      <w:rPr>
                        <w:noProof/>
                      </w:rPr>
                    </w:pPr>
                    <w:r>
                      <w:rPr>
                        <w:noProof/>
                      </w:rPr>
                      <w:t>„How to setup a MySql replication database for WordPress,” Torbjorn Zetterlund, [Online]. Available: https://torbjornzetterlund.com/how-to-setup-a-mysql-replication-database-for-wordpress/. [Hozzáférés dátuma: 19 november 2022].</w:t>
                    </w:r>
                  </w:p>
                </w:tc>
              </w:tr>
              <w:tr w:rsidR="00BA455C" w14:paraId="20541553" w14:textId="77777777">
                <w:trPr>
                  <w:divId w:val="203491304"/>
                  <w:tblCellSpacing w:w="15" w:type="dxa"/>
                </w:trPr>
                <w:tc>
                  <w:tcPr>
                    <w:tcW w:w="50" w:type="pct"/>
                    <w:hideMark/>
                  </w:tcPr>
                  <w:p w14:paraId="43A3D645" w14:textId="77777777" w:rsidR="00BA455C" w:rsidRDefault="00BA455C">
                    <w:pPr>
                      <w:pStyle w:val="Irodalomjegyzk"/>
                      <w:rPr>
                        <w:noProof/>
                      </w:rPr>
                    </w:pPr>
                    <w:r>
                      <w:rPr>
                        <w:noProof/>
                      </w:rPr>
                      <w:t xml:space="preserve">[15] </w:t>
                    </w:r>
                  </w:p>
                </w:tc>
                <w:tc>
                  <w:tcPr>
                    <w:tcW w:w="0" w:type="auto"/>
                    <w:hideMark/>
                  </w:tcPr>
                  <w:p w14:paraId="7F5FFC04" w14:textId="77777777" w:rsidR="00BA455C" w:rsidRDefault="00BA455C">
                    <w:pPr>
                      <w:pStyle w:val="Irodalomjegyzk"/>
                      <w:rPr>
                        <w:noProof/>
                      </w:rPr>
                    </w:pPr>
                    <w:r>
                      <w:rPr>
                        <w:noProof/>
                      </w:rPr>
                      <w:t>„nginx,” [Online]. Available: https://nginx.org/en/. [Hozzáférés dátuma: 20 november 2022].</w:t>
                    </w:r>
                  </w:p>
                </w:tc>
              </w:tr>
              <w:tr w:rsidR="00BA455C" w14:paraId="3DFF5592" w14:textId="77777777">
                <w:trPr>
                  <w:divId w:val="203491304"/>
                  <w:tblCellSpacing w:w="15" w:type="dxa"/>
                </w:trPr>
                <w:tc>
                  <w:tcPr>
                    <w:tcW w:w="50" w:type="pct"/>
                    <w:hideMark/>
                  </w:tcPr>
                  <w:p w14:paraId="54C2CBF8" w14:textId="77777777" w:rsidR="00BA455C" w:rsidRDefault="00BA455C">
                    <w:pPr>
                      <w:pStyle w:val="Irodalomjegyzk"/>
                      <w:rPr>
                        <w:noProof/>
                      </w:rPr>
                    </w:pPr>
                    <w:r>
                      <w:rPr>
                        <w:noProof/>
                      </w:rPr>
                      <w:t xml:space="preserve">[16] </w:t>
                    </w:r>
                  </w:p>
                </w:tc>
                <w:tc>
                  <w:tcPr>
                    <w:tcW w:w="0" w:type="auto"/>
                    <w:hideMark/>
                  </w:tcPr>
                  <w:p w14:paraId="5017D97C" w14:textId="77777777" w:rsidR="00BA455C" w:rsidRDefault="00BA455C">
                    <w:pPr>
                      <w:pStyle w:val="Irodalomjegyzk"/>
                      <w:rPr>
                        <w:noProof/>
                      </w:rPr>
                    </w:pPr>
                    <w:r>
                      <w:rPr>
                        <w:noProof/>
                      </w:rPr>
                      <w:t>„nginx load balance,” [Online]. Available: https://nginx.org/en/docs/http/load_balancing.html. [Hozzáférés dátuma: 20 november 2022].</w:t>
                    </w:r>
                  </w:p>
                </w:tc>
              </w:tr>
              <w:tr w:rsidR="00BA455C" w14:paraId="1BA5D6E4" w14:textId="77777777">
                <w:trPr>
                  <w:divId w:val="203491304"/>
                  <w:tblCellSpacing w:w="15" w:type="dxa"/>
                </w:trPr>
                <w:tc>
                  <w:tcPr>
                    <w:tcW w:w="50" w:type="pct"/>
                    <w:hideMark/>
                  </w:tcPr>
                  <w:p w14:paraId="07828E9F" w14:textId="77777777" w:rsidR="00BA455C" w:rsidRDefault="00BA455C">
                    <w:pPr>
                      <w:pStyle w:val="Irodalomjegyzk"/>
                      <w:rPr>
                        <w:noProof/>
                      </w:rPr>
                    </w:pPr>
                    <w:r>
                      <w:rPr>
                        <w:noProof/>
                      </w:rPr>
                      <w:t xml:space="preserve">[17] </w:t>
                    </w:r>
                  </w:p>
                </w:tc>
                <w:tc>
                  <w:tcPr>
                    <w:tcW w:w="0" w:type="auto"/>
                    <w:hideMark/>
                  </w:tcPr>
                  <w:p w14:paraId="36A60F4D" w14:textId="77777777" w:rsidR="00BA455C" w:rsidRDefault="00BA455C">
                    <w:pPr>
                      <w:pStyle w:val="Irodalomjegyzk"/>
                      <w:rPr>
                        <w:noProof/>
                      </w:rPr>
                    </w:pPr>
                    <w:r>
                      <w:rPr>
                        <w:noProof/>
                      </w:rPr>
                      <w:t>„Application Programming Interface,” [Online]. Available: https://www.ibm.com/cloud/learn/api. [Hozzáférés dátuma: 28 október 2022].</w:t>
                    </w:r>
                  </w:p>
                </w:tc>
              </w:tr>
              <w:tr w:rsidR="00BA455C" w14:paraId="40F93DDE" w14:textId="77777777">
                <w:trPr>
                  <w:divId w:val="203491304"/>
                  <w:tblCellSpacing w:w="15" w:type="dxa"/>
                </w:trPr>
                <w:tc>
                  <w:tcPr>
                    <w:tcW w:w="50" w:type="pct"/>
                    <w:hideMark/>
                  </w:tcPr>
                  <w:p w14:paraId="44319B1B" w14:textId="77777777" w:rsidR="00BA455C" w:rsidRDefault="00BA455C">
                    <w:pPr>
                      <w:pStyle w:val="Irodalomjegyzk"/>
                      <w:rPr>
                        <w:noProof/>
                      </w:rPr>
                    </w:pPr>
                    <w:r>
                      <w:rPr>
                        <w:noProof/>
                      </w:rPr>
                      <w:t xml:space="preserve">[18] </w:t>
                    </w:r>
                  </w:p>
                </w:tc>
                <w:tc>
                  <w:tcPr>
                    <w:tcW w:w="0" w:type="auto"/>
                    <w:hideMark/>
                  </w:tcPr>
                  <w:p w14:paraId="3E183014" w14:textId="77777777" w:rsidR="00BA455C" w:rsidRDefault="00BA455C">
                    <w:pPr>
                      <w:pStyle w:val="Irodalomjegyzk"/>
                      <w:rPr>
                        <w:noProof/>
                      </w:rPr>
                    </w:pPr>
                    <w:r>
                      <w:rPr>
                        <w:noProof/>
                      </w:rPr>
                      <w:t>„Advanced Package Tool,” [Online]. Available: https://appuals.com/what-does-apt-mean-in-linux-distributions/. [Hozzáférés dátuma: 07 november 2022].</w:t>
                    </w:r>
                  </w:p>
                </w:tc>
              </w:tr>
              <w:tr w:rsidR="00BA455C" w14:paraId="72B2C2B6" w14:textId="77777777">
                <w:trPr>
                  <w:divId w:val="203491304"/>
                  <w:tblCellSpacing w:w="15" w:type="dxa"/>
                </w:trPr>
                <w:tc>
                  <w:tcPr>
                    <w:tcW w:w="50" w:type="pct"/>
                    <w:hideMark/>
                  </w:tcPr>
                  <w:p w14:paraId="34C735E1" w14:textId="77777777" w:rsidR="00BA455C" w:rsidRDefault="00BA455C">
                    <w:pPr>
                      <w:pStyle w:val="Irodalomjegyzk"/>
                      <w:rPr>
                        <w:noProof/>
                      </w:rPr>
                    </w:pPr>
                    <w:r>
                      <w:rPr>
                        <w:noProof/>
                      </w:rPr>
                      <w:t xml:space="preserve">[19] </w:t>
                    </w:r>
                  </w:p>
                </w:tc>
                <w:tc>
                  <w:tcPr>
                    <w:tcW w:w="0" w:type="auto"/>
                    <w:hideMark/>
                  </w:tcPr>
                  <w:p w14:paraId="596AD679" w14:textId="77777777" w:rsidR="00BA455C" w:rsidRDefault="00BA455C">
                    <w:pPr>
                      <w:pStyle w:val="Irodalomjegyzk"/>
                      <w:rPr>
                        <w:noProof/>
                      </w:rPr>
                    </w:pPr>
                    <w:r>
                      <w:rPr>
                        <w:noProof/>
                      </w:rPr>
                      <w:t>„Hypertext Transfer Protocol,” [Online]. Available: https://httpwg.org/specs/. [Hozzáférés dátuma: 24 október 2022].</w:t>
                    </w:r>
                  </w:p>
                </w:tc>
              </w:tr>
              <w:tr w:rsidR="00BA455C" w14:paraId="70726495" w14:textId="77777777">
                <w:trPr>
                  <w:divId w:val="203491304"/>
                  <w:tblCellSpacing w:w="15" w:type="dxa"/>
                </w:trPr>
                <w:tc>
                  <w:tcPr>
                    <w:tcW w:w="50" w:type="pct"/>
                    <w:hideMark/>
                  </w:tcPr>
                  <w:p w14:paraId="4EE4A964" w14:textId="77777777" w:rsidR="00BA455C" w:rsidRDefault="00BA455C">
                    <w:pPr>
                      <w:pStyle w:val="Irodalomjegyzk"/>
                      <w:rPr>
                        <w:noProof/>
                      </w:rPr>
                    </w:pPr>
                    <w:r>
                      <w:rPr>
                        <w:noProof/>
                      </w:rPr>
                      <w:t xml:space="preserve">[20] </w:t>
                    </w:r>
                  </w:p>
                </w:tc>
                <w:tc>
                  <w:tcPr>
                    <w:tcW w:w="0" w:type="auto"/>
                    <w:hideMark/>
                  </w:tcPr>
                  <w:p w14:paraId="3543431C" w14:textId="77777777" w:rsidR="00BA455C" w:rsidRDefault="00BA455C">
                    <w:pPr>
                      <w:pStyle w:val="Irodalomjegyzk"/>
                      <w:rPr>
                        <w:noProof/>
                      </w:rPr>
                    </w:pPr>
                    <w:r>
                      <w:rPr>
                        <w:noProof/>
                      </w:rPr>
                      <w:t>„HyperDB,” [Online]. Available: https://wordpress.org/plugins/hyperdb/. [Hozzáférés dátuma: 07 november 2022].</w:t>
                    </w:r>
                  </w:p>
                </w:tc>
              </w:tr>
              <w:tr w:rsidR="00BA455C" w14:paraId="6A81F6DC" w14:textId="77777777">
                <w:trPr>
                  <w:divId w:val="203491304"/>
                  <w:tblCellSpacing w:w="15" w:type="dxa"/>
                </w:trPr>
                <w:tc>
                  <w:tcPr>
                    <w:tcW w:w="50" w:type="pct"/>
                    <w:hideMark/>
                  </w:tcPr>
                  <w:p w14:paraId="6F89990B" w14:textId="77777777" w:rsidR="00BA455C" w:rsidRDefault="00BA455C">
                    <w:pPr>
                      <w:pStyle w:val="Irodalomjegyzk"/>
                      <w:rPr>
                        <w:noProof/>
                      </w:rPr>
                    </w:pPr>
                    <w:r>
                      <w:rPr>
                        <w:noProof/>
                      </w:rPr>
                      <w:lastRenderedPageBreak/>
                      <w:t xml:space="preserve">[21] </w:t>
                    </w:r>
                  </w:p>
                </w:tc>
                <w:tc>
                  <w:tcPr>
                    <w:tcW w:w="0" w:type="auto"/>
                    <w:hideMark/>
                  </w:tcPr>
                  <w:p w14:paraId="0CC13103" w14:textId="77777777" w:rsidR="00BA455C" w:rsidRDefault="00BA455C">
                    <w:pPr>
                      <w:pStyle w:val="Irodalomjegyzk"/>
                      <w:rPr>
                        <w:noProof/>
                      </w:rPr>
                    </w:pPr>
                    <w:r>
                      <w:rPr>
                        <w:noProof/>
                      </w:rPr>
                      <w:t>„JavaScript Object Notation,” [Online]. Available: https://www.json.org/json-en.html. [Hozzáférés dátuma: 29 október 2022].</w:t>
                    </w:r>
                  </w:p>
                </w:tc>
              </w:tr>
              <w:tr w:rsidR="00BA455C" w14:paraId="0EA10E5B" w14:textId="77777777">
                <w:trPr>
                  <w:divId w:val="203491304"/>
                  <w:tblCellSpacing w:w="15" w:type="dxa"/>
                </w:trPr>
                <w:tc>
                  <w:tcPr>
                    <w:tcW w:w="50" w:type="pct"/>
                    <w:hideMark/>
                  </w:tcPr>
                  <w:p w14:paraId="16E84DA9" w14:textId="77777777" w:rsidR="00BA455C" w:rsidRDefault="00BA455C">
                    <w:pPr>
                      <w:pStyle w:val="Irodalomjegyzk"/>
                      <w:rPr>
                        <w:noProof/>
                      </w:rPr>
                    </w:pPr>
                    <w:r>
                      <w:rPr>
                        <w:noProof/>
                      </w:rPr>
                      <w:t xml:space="preserve">[22] </w:t>
                    </w:r>
                  </w:p>
                </w:tc>
                <w:tc>
                  <w:tcPr>
                    <w:tcW w:w="0" w:type="auto"/>
                    <w:hideMark/>
                  </w:tcPr>
                  <w:p w14:paraId="68F809E9" w14:textId="77777777" w:rsidR="00BA455C" w:rsidRDefault="00BA455C">
                    <w:pPr>
                      <w:pStyle w:val="Irodalomjegyzk"/>
                      <w:rPr>
                        <w:noProof/>
                      </w:rPr>
                    </w:pPr>
                    <w:r>
                      <w:rPr>
                        <w:noProof/>
                      </w:rPr>
                      <w:t>„PHP: Hypertext Preprocessor,” [Online]. Available: https://www.php.net/. [Hozzáférés dátuma: 07 november 2022].</w:t>
                    </w:r>
                  </w:p>
                </w:tc>
              </w:tr>
              <w:tr w:rsidR="00BA455C" w14:paraId="664FA833" w14:textId="77777777">
                <w:trPr>
                  <w:divId w:val="203491304"/>
                  <w:tblCellSpacing w:w="15" w:type="dxa"/>
                </w:trPr>
                <w:tc>
                  <w:tcPr>
                    <w:tcW w:w="50" w:type="pct"/>
                    <w:hideMark/>
                  </w:tcPr>
                  <w:p w14:paraId="53B08350" w14:textId="77777777" w:rsidR="00BA455C" w:rsidRDefault="00BA455C">
                    <w:pPr>
                      <w:pStyle w:val="Irodalomjegyzk"/>
                      <w:rPr>
                        <w:noProof/>
                      </w:rPr>
                    </w:pPr>
                    <w:r>
                      <w:rPr>
                        <w:noProof/>
                      </w:rPr>
                      <w:t xml:space="preserve">[23] </w:t>
                    </w:r>
                  </w:p>
                </w:tc>
                <w:tc>
                  <w:tcPr>
                    <w:tcW w:w="0" w:type="auto"/>
                    <w:hideMark/>
                  </w:tcPr>
                  <w:p w14:paraId="35AA6E21" w14:textId="77777777" w:rsidR="00BA455C" w:rsidRDefault="00BA455C">
                    <w:pPr>
                      <w:pStyle w:val="Irodalomjegyzk"/>
                      <w:rPr>
                        <w:noProof/>
                      </w:rPr>
                    </w:pPr>
                    <w:r>
                      <w:rPr>
                        <w:noProof/>
                      </w:rPr>
                      <w:t>„Secure Shell,” [Online]. Available: https://www.ssh.com/academy/ssh. [Hozzáférés dátuma: 06 november 2022].</w:t>
                    </w:r>
                  </w:p>
                </w:tc>
              </w:tr>
              <w:tr w:rsidR="00BA455C" w14:paraId="6EF27F64" w14:textId="77777777">
                <w:trPr>
                  <w:divId w:val="203491304"/>
                  <w:tblCellSpacing w:w="15" w:type="dxa"/>
                </w:trPr>
                <w:tc>
                  <w:tcPr>
                    <w:tcW w:w="50" w:type="pct"/>
                    <w:hideMark/>
                  </w:tcPr>
                  <w:p w14:paraId="18F49FEB" w14:textId="77777777" w:rsidR="00BA455C" w:rsidRDefault="00BA455C">
                    <w:pPr>
                      <w:pStyle w:val="Irodalomjegyzk"/>
                      <w:rPr>
                        <w:noProof/>
                      </w:rPr>
                    </w:pPr>
                    <w:r>
                      <w:rPr>
                        <w:noProof/>
                      </w:rPr>
                      <w:t xml:space="preserve">[24] </w:t>
                    </w:r>
                  </w:p>
                </w:tc>
                <w:tc>
                  <w:tcPr>
                    <w:tcW w:w="0" w:type="auto"/>
                    <w:hideMark/>
                  </w:tcPr>
                  <w:p w14:paraId="7BA7C9B8" w14:textId="77777777" w:rsidR="00BA455C" w:rsidRDefault="00BA455C">
                    <w:pPr>
                      <w:pStyle w:val="Irodalomjegyzk"/>
                      <w:rPr>
                        <w:noProof/>
                      </w:rPr>
                    </w:pPr>
                    <w:r>
                      <w:rPr>
                        <w:noProof/>
                      </w:rPr>
                      <w:t>„Virtual Private Server,” [Online]. Available: https://www.ibm.com/cloud/learn/vps. [Hozzáférés dátuma: 29 október 2022].</w:t>
                    </w:r>
                  </w:p>
                </w:tc>
              </w:tr>
              <w:tr w:rsidR="00BA455C" w14:paraId="091434C8" w14:textId="77777777">
                <w:trPr>
                  <w:divId w:val="203491304"/>
                  <w:tblCellSpacing w:w="15" w:type="dxa"/>
                </w:trPr>
                <w:tc>
                  <w:tcPr>
                    <w:tcW w:w="50" w:type="pct"/>
                    <w:hideMark/>
                  </w:tcPr>
                  <w:p w14:paraId="680E20BA" w14:textId="77777777" w:rsidR="00BA455C" w:rsidRDefault="00BA455C">
                    <w:pPr>
                      <w:pStyle w:val="Irodalomjegyzk"/>
                      <w:rPr>
                        <w:noProof/>
                      </w:rPr>
                    </w:pPr>
                    <w:r>
                      <w:rPr>
                        <w:noProof/>
                      </w:rPr>
                      <w:t xml:space="preserve">[25] </w:t>
                    </w:r>
                  </w:p>
                </w:tc>
                <w:tc>
                  <w:tcPr>
                    <w:tcW w:w="0" w:type="auto"/>
                    <w:hideMark/>
                  </w:tcPr>
                  <w:p w14:paraId="010A7417" w14:textId="77777777" w:rsidR="00BA455C" w:rsidRDefault="00BA455C">
                    <w:pPr>
                      <w:pStyle w:val="Irodalomjegyzk"/>
                      <w:rPr>
                        <w:noProof/>
                      </w:rPr>
                    </w:pPr>
                    <w:r>
                      <w:rPr>
                        <w:noProof/>
                      </w:rPr>
                      <w:t>„Hypertext Transfer Protocol Secure,” [Online]. Available: https://en.wikipedia.org/wiki/HTTPS. [Hozzáférés dátuma: 28 október 2022].</w:t>
                    </w:r>
                  </w:p>
                </w:tc>
              </w:tr>
            </w:tbl>
            <w:p w14:paraId="67398664" w14:textId="77777777" w:rsidR="00BA455C" w:rsidRDefault="00BA455C">
              <w:pPr>
                <w:divId w:val="203491304"/>
                <w:rPr>
                  <w:noProof/>
                </w:rPr>
              </w:pPr>
            </w:p>
            <w:p w14:paraId="7B11D61A" w14:textId="16734B19" w:rsidR="00506A24" w:rsidRPr="00506A24" w:rsidRDefault="00506A24" w:rsidP="00506A24">
              <w:pPr>
                <w:ind w:firstLine="0"/>
              </w:pPr>
              <w:r>
                <w:rPr>
                  <w:b/>
                  <w:bCs/>
                </w:rPr>
                <w:fldChar w:fldCharType="end"/>
              </w:r>
            </w:p>
          </w:sdtContent>
        </w:sdt>
      </w:sdtContent>
    </w:sdt>
    <w:p w14:paraId="0E22C584" w14:textId="77777777" w:rsidR="00663E02" w:rsidRPr="00506A24" w:rsidRDefault="00663E02">
      <w:pPr>
        <w:ind w:firstLine="0"/>
      </w:pPr>
    </w:p>
    <w:sectPr w:rsidR="00663E02" w:rsidRPr="00506A24" w:rsidSect="00D23BFC">
      <w:headerReference w:type="even" r:id="rId42"/>
      <w:headerReference w:type="default" r:id="rId43"/>
      <w:footerReference w:type="default" r:id="rId44"/>
      <w:headerReference w:type="first" r:id="rId45"/>
      <w:footerReference w:type="first" r:id="rId4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Prohászka Botond Bendegúz" w:date="2022-12-01T15:05:00Z" w:initials="PBB">
    <w:p w14:paraId="48BC2919" w14:textId="77777777" w:rsidR="00AC55E9" w:rsidRDefault="00AC55E9">
      <w:pPr>
        <w:pStyle w:val="Jegyzetszveg"/>
        <w:jc w:val="left"/>
      </w:pPr>
      <w:r>
        <w:rPr>
          <w:rStyle w:val="Jegyzethivatkozs"/>
        </w:rPr>
        <w:annotationRef/>
      </w:r>
      <w:r>
        <w:t>Szerintem ez kell ide, úgy mást jelentene a mondat</w:t>
      </w:r>
    </w:p>
  </w:comment>
  <w:comment w:id="9" w:author="Prohászka Botond Bendegúz [2]" w:date="2022-12-02T08:27:00Z" w:initials="PBB">
    <w:p w14:paraId="652A675C" w14:textId="77777777" w:rsidR="00B109D8" w:rsidRDefault="00B109D8" w:rsidP="00D970E6">
      <w:pPr>
        <w:pStyle w:val="Jegyzetszveg"/>
        <w:jc w:val="left"/>
      </w:pPr>
      <w:r>
        <w:rPr>
          <w:rStyle w:val="Jegyzethivatkozs"/>
        </w:rPr>
        <w:annotationRef/>
      </w:r>
      <w:r>
        <w:t>Salamoni döntés, jav</w:t>
      </w:r>
    </w:p>
  </w:comment>
  <w:comment w:id="22" w:author="Vendégfelhasználó" w:date="2022-12-01T14:32:00Z" w:initials="Ve">
    <w:p w14:paraId="46197877" w14:textId="6C09A77F" w:rsidR="5DC642C8" w:rsidRDefault="5DC642C8">
      <w:r>
        <w:t>Az Alkalmazássz   erverek elég hülyén néz ki így leírva</w:t>
      </w:r>
      <w:r>
        <w:annotationRef/>
      </w:r>
    </w:p>
  </w:comment>
  <w:comment w:id="23" w:author="Prohászka Botond Bendegúz" w:date="2022-12-01T15:01:00Z" w:initials="PBB">
    <w:p w14:paraId="5A38C84F" w14:textId="77777777" w:rsidR="00DB7AD2" w:rsidRDefault="00DB7AD2">
      <w:pPr>
        <w:pStyle w:val="Jegyzetszveg"/>
        <w:jc w:val="left"/>
      </w:pPr>
      <w:r>
        <w:rPr>
          <w:rStyle w:val="Jegyzethivatkozs"/>
        </w:rPr>
        <w:annotationRef/>
      </w:r>
      <w:r>
        <w:t>Nálam jól néz ki, PDF-ben is ellenőrizzük!</w:t>
      </w:r>
    </w:p>
  </w:comment>
  <w:comment w:id="37" w:author="Prohászka Botond Bendegúz" w:date="2022-12-01T09:00:00Z" w:initials="PBB">
    <w:p w14:paraId="6676DF29" w14:textId="77777777" w:rsidR="005C0543" w:rsidRDefault="005C0543">
      <w:pPr>
        <w:pStyle w:val="Jegyzetszveg"/>
        <w:jc w:val="left"/>
      </w:pPr>
      <w:r>
        <w:rPr>
          <w:rStyle w:val="Jegyzethivatkozs"/>
        </w:rPr>
        <w:annotationRef/>
      </w:r>
      <w:r>
        <w:t>Így érthetőbb?</w:t>
      </w:r>
    </w:p>
  </w:comment>
  <w:comment w:id="38" w:author="Prohászka Botond Bendegúz" w:date="2022-12-01T08:54:00Z" w:initials="PBB">
    <w:p w14:paraId="2E454576" w14:textId="1347D18A" w:rsidR="008F3A71" w:rsidRDefault="008F3A71">
      <w:pPr>
        <w:pStyle w:val="Jegyzetszveg"/>
        <w:jc w:val="left"/>
      </w:pPr>
      <w:r>
        <w:rPr>
          <w:rStyle w:val="Jegyzethivatkozs"/>
        </w:rPr>
        <w:annotationRef/>
      </w:r>
      <w:r>
        <w:t>Itt van a másrészről. Akkor így nem elég érthető?</w:t>
      </w:r>
    </w:p>
  </w:comment>
  <w:comment w:id="54" w:author="Vendégfelhasználó" w:date="2022-11-30T13:54:00Z" w:initials="Ve">
    <w:p w14:paraId="7DC05A0E" w14:textId="6E9CACDA" w:rsidR="29056C9B" w:rsidRDefault="29056C9B">
      <w:pPr>
        <w:pStyle w:val="Jegyzetszveg"/>
      </w:pPr>
      <w:r>
        <w:t>? nem bekapcsolódjon pl.?</w:t>
      </w:r>
      <w:r>
        <w:rPr>
          <w:rStyle w:val="Jegyzethivatkozs"/>
        </w:rPr>
        <w:annotationRef/>
      </w:r>
    </w:p>
  </w:comment>
  <w:comment w:id="55" w:author="Prohászka Botond Bendegúz" w:date="2022-12-01T09:45:00Z" w:initials="PBB">
    <w:p w14:paraId="43AD2029" w14:textId="77777777" w:rsidR="001974E5" w:rsidRDefault="001974E5">
      <w:pPr>
        <w:pStyle w:val="Jegyzetszveg"/>
        <w:jc w:val="left"/>
      </w:pPr>
      <w:r>
        <w:rPr>
          <w:rStyle w:val="Jegyzethivatkozs"/>
        </w:rPr>
        <w:annotationRef/>
      </w:r>
      <w:r>
        <w:t>Szerintem ez így jó</w:t>
      </w:r>
    </w:p>
  </w:comment>
  <w:comment w:id="60" w:author="Vendégfelhasználó" w:date="2022-12-01T16:09:00Z" w:initials="Ve">
    <w:p w14:paraId="5ECC9746" w14:textId="2B6C0B67" w:rsidR="68D7734D" w:rsidRDefault="68D7734D">
      <w:pPr>
        <w:pStyle w:val="Jegyzetszveg"/>
      </w:pPr>
      <w:r>
        <w:t>mostanában nem volt szó webserverről....</w:t>
      </w:r>
      <w:r>
        <w:rPr>
          <w:rStyle w:val="Jegyzethivatkozs"/>
        </w:rPr>
        <w:annotationRef/>
      </w:r>
    </w:p>
  </w:comment>
  <w:comment w:id="61" w:author="Prohászka Botond Bendegúz [2]" w:date="2022-12-02T08:35:00Z" w:initials="PBB">
    <w:p w14:paraId="2BBC860F" w14:textId="77777777" w:rsidR="00D01242" w:rsidRDefault="00B0117D" w:rsidP="00D22361">
      <w:pPr>
        <w:pStyle w:val="Jegyzetszveg"/>
        <w:jc w:val="left"/>
      </w:pPr>
      <w:r>
        <w:rPr>
          <w:rStyle w:val="Jegyzethivatkozs"/>
        </w:rPr>
        <w:annotationRef/>
      </w:r>
      <w:r w:rsidR="00D01242">
        <w:t>jav, mellesleg érthető volt, mert terheléseklosztó webszerver csak a masteren van</w:t>
      </w:r>
    </w:p>
  </w:comment>
  <w:comment w:id="71" w:author="Vendégfelhasználó" w:date="2022-11-30T14:48:00Z" w:initials="Ve">
    <w:p w14:paraId="3542D4F3" w14:textId="31564128" w:rsidR="29056C9B" w:rsidRDefault="29056C9B">
      <w:pPr>
        <w:pStyle w:val="Jegyzetszveg"/>
      </w:pPr>
      <w:r>
        <w:t>opszika, itt vmit nem értek vagy nem stimmel. 60 mp-ként átlagolsz, ha mind után vársz 5 mp-t, akkor 60 mp-ként végzed a szerverek számának kezelését is...</w:t>
      </w:r>
      <w:r>
        <w:rPr>
          <w:rStyle w:val="Jegyzethivatkozs"/>
        </w:rPr>
        <w:annotationRef/>
      </w:r>
    </w:p>
  </w:comment>
  <w:comment w:id="72" w:author="Prohászka Botond Bendegúz" w:date="2022-12-01T10:08:00Z" w:initials="PBB">
    <w:p w14:paraId="2460849A" w14:textId="77777777" w:rsidR="00F930FD" w:rsidRDefault="00F930FD">
      <w:pPr>
        <w:pStyle w:val="Jegyzetszveg"/>
        <w:jc w:val="left"/>
      </w:pPr>
      <w:r>
        <w:rPr>
          <w:rStyle w:val="Jegyzethivatkozs"/>
        </w:rPr>
        <w:annotationRef/>
      </w:r>
      <w:r>
        <w:t>nem, a 60 mps adatgyűjtő intervallum csak az 5mp után indul.</w:t>
      </w:r>
    </w:p>
  </w:comment>
  <w:comment w:id="73" w:author="Vendégfelhasználó" w:date="2022-12-01T16:26:00Z" w:initials="Ve">
    <w:p w14:paraId="4A010B14" w14:textId="5545FD05" w:rsidR="64BD4A6F" w:rsidRDefault="64BD4A6F">
      <w:pPr>
        <w:pStyle w:val="Jegyzetszveg"/>
      </w:pPr>
      <w:r>
        <w:t>igen, értem, de nem ez van odaírva, hanem hogy 60 mp-ként átlagolsz. nem kell változtatni, ha nem akarsz, csak mondom..</w:t>
      </w:r>
      <w:r>
        <w:rPr>
          <w:rStyle w:val="Jegyzethivatkozs"/>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BC2919" w15:done="0"/>
  <w15:commentEx w15:paraId="652A675C" w15:paraIdParent="48BC2919" w15:done="0"/>
  <w15:commentEx w15:paraId="46197877" w15:done="0"/>
  <w15:commentEx w15:paraId="5A38C84F" w15:paraIdParent="46197877" w15:done="0"/>
  <w15:commentEx w15:paraId="6676DF29" w15:done="0"/>
  <w15:commentEx w15:paraId="2E454576" w15:done="0"/>
  <w15:commentEx w15:paraId="7DC05A0E" w15:done="0"/>
  <w15:commentEx w15:paraId="43AD2029" w15:paraIdParent="7DC05A0E" w15:done="0"/>
  <w15:commentEx w15:paraId="5ECC9746" w15:done="0"/>
  <w15:commentEx w15:paraId="2BBC860F" w15:paraIdParent="5ECC9746" w15:done="0"/>
  <w15:commentEx w15:paraId="3542D4F3" w15:done="0"/>
  <w15:commentEx w15:paraId="2460849A" w15:paraIdParent="3542D4F3" w15:done="0"/>
  <w15:commentEx w15:paraId="4A010B14" w15:paraIdParent="3542D4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34140" w16cex:dateUtc="2022-12-01T14:05:00Z"/>
  <w16cex:commentExtensible w16cex:durableId="27343567" w16cex:dateUtc="2022-12-02T07:27:00Z"/>
  <w16cex:commentExtensible w16cex:durableId="5BC18565" w16cex:dateUtc="2022-12-01T13:32:00Z"/>
  <w16cex:commentExtensible w16cex:durableId="27334045" w16cex:dateUtc="2022-12-01T14:01:00Z"/>
  <w16cex:commentExtensible w16cex:durableId="2732EB9F" w16cex:dateUtc="2022-12-01T08:00:00Z"/>
  <w16cex:commentExtensible w16cex:durableId="2732EA46" w16cex:dateUtc="2022-12-01T07:54:00Z"/>
  <w16cex:commentExtensible w16cex:durableId="042B3CD0" w16cex:dateUtc="2022-11-30T12:54:00Z"/>
  <w16cex:commentExtensible w16cex:durableId="2732F64E" w16cex:dateUtc="2022-12-01T08:45:00Z"/>
  <w16cex:commentExtensible w16cex:durableId="46DF502A" w16cex:dateUtc="2022-12-01T15:09:00Z"/>
  <w16cex:commentExtensible w16cex:durableId="27343742" w16cex:dateUtc="2022-12-02T07:35:00Z"/>
  <w16cex:commentExtensible w16cex:durableId="11FF02E0" w16cex:dateUtc="2022-11-30T13:48:00Z"/>
  <w16cex:commentExtensible w16cex:durableId="2732FBB4" w16cex:dateUtc="2022-12-01T09:08:00Z"/>
  <w16cex:commentExtensible w16cex:durableId="1DE47D3D" w16cex:dateUtc="2022-12-01T15: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BC2919" w16cid:durableId="27334140"/>
  <w16cid:commentId w16cid:paraId="652A675C" w16cid:durableId="27343567"/>
  <w16cid:commentId w16cid:paraId="46197877" w16cid:durableId="5BC18565"/>
  <w16cid:commentId w16cid:paraId="5A38C84F" w16cid:durableId="27334045"/>
  <w16cid:commentId w16cid:paraId="6676DF29" w16cid:durableId="2732EB9F"/>
  <w16cid:commentId w16cid:paraId="2E454576" w16cid:durableId="2732EA46"/>
  <w16cid:commentId w16cid:paraId="7DC05A0E" w16cid:durableId="042B3CD0"/>
  <w16cid:commentId w16cid:paraId="43AD2029" w16cid:durableId="2732F64E"/>
  <w16cid:commentId w16cid:paraId="5ECC9746" w16cid:durableId="46DF502A"/>
  <w16cid:commentId w16cid:paraId="2BBC860F" w16cid:durableId="27343742"/>
  <w16cid:commentId w16cid:paraId="3542D4F3" w16cid:durableId="11FF02E0"/>
  <w16cid:commentId w16cid:paraId="2460849A" w16cid:durableId="2732FBB4"/>
  <w16cid:commentId w16cid:paraId="4A010B14" w16cid:durableId="1DE47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8F7FC" w14:textId="77777777" w:rsidR="00C14893" w:rsidRDefault="00C14893">
      <w:r>
        <w:separator/>
      </w:r>
    </w:p>
  </w:endnote>
  <w:endnote w:type="continuationSeparator" w:id="0">
    <w:p w14:paraId="794B1D58" w14:textId="77777777" w:rsidR="00C14893" w:rsidRDefault="00C14893">
      <w:r>
        <w:continuationSeparator/>
      </w:r>
    </w:p>
  </w:endnote>
  <w:endnote w:type="continuationNotice" w:id="1">
    <w:p w14:paraId="2B0B13DF" w14:textId="77777777" w:rsidR="00C14893" w:rsidRDefault="00C148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7A037643" w14:textId="77777777" w:rsidTr="3647D02D">
      <w:tc>
        <w:tcPr>
          <w:tcW w:w="3020" w:type="dxa"/>
        </w:tcPr>
        <w:p w14:paraId="20527657" w14:textId="6D662A6E" w:rsidR="3647D02D" w:rsidRDefault="3647D02D" w:rsidP="3647D02D">
          <w:pPr>
            <w:pStyle w:val="lfej"/>
            <w:ind w:left="-115"/>
            <w:jc w:val="left"/>
          </w:pPr>
        </w:p>
      </w:tc>
      <w:tc>
        <w:tcPr>
          <w:tcW w:w="3020" w:type="dxa"/>
        </w:tcPr>
        <w:p w14:paraId="31A984F0" w14:textId="3A7CF042" w:rsidR="3647D02D" w:rsidRDefault="3647D02D" w:rsidP="3647D02D">
          <w:pPr>
            <w:pStyle w:val="lfej"/>
            <w:jc w:val="center"/>
          </w:pPr>
        </w:p>
      </w:tc>
      <w:tc>
        <w:tcPr>
          <w:tcW w:w="3020" w:type="dxa"/>
        </w:tcPr>
        <w:p w14:paraId="522F254F" w14:textId="5F5FF485" w:rsidR="3647D02D" w:rsidRDefault="3647D02D" w:rsidP="3647D02D">
          <w:pPr>
            <w:pStyle w:val="lfej"/>
            <w:ind w:right="-115"/>
            <w:jc w:val="right"/>
          </w:pPr>
        </w:p>
      </w:tc>
    </w:tr>
  </w:tbl>
  <w:p w14:paraId="6F03D51C" w14:textId="481B0D35" w:rsidR="3647D02D" w:rsidRDefault="3647D02D" w:rsidP="3647D02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12FAFE25" w14:textId="77777777" w:rsidTr="3647D02D">
      <w:tc>
        <w:tcPr>
          <w:tcW w:w="3020" w:type="dxa"/>
        </w:tcPr>
        <w:p w14:paraId="29FAED7C" w14:textId="48C364E7" w:rsidR="3647D02D" w:rsidRDefault="3647D02D" w:rsidP="3647D02D">
          <w:pPr>
            <w:pStyle w:val="lfej"/>
            <w:ind w:left="-115"/>
            <w:jc w:val="left"/>
          </w:pPr>
        </w:p>
      </w:tc>
      <w:tc>
        <w:tcPr>
          <w:tcW w:w="3020" w:type="dxa"/>
        </w:tcPr>
        <w:p w14:paraId="48B9B110" w14:textId="050FA38C" w:rsidR="3647D02D" w:rsidRDefault="3647D02D" w:rsidP="3647D02D">
          <w:pPr>
            <w:pStyle w:val="lfej"/>
            <w:jc w:val="center"/>
          </w:pPr>
        </w:p>
      </w:tc>
      <w:tc>
        <w:tcPr>
          <w:tcW w:w="3020" w:type="dxa"/>
        </w:tcPr>
        <w:p w14:paraId="29D7B4C3" w14:textId="35CFA0A3" w:rsidR="3647D02D" w:rsidRDefault="3647D02D" w:rsidP="3647D02D">
          <w:pPr>
            <w:pStyle w:val="lfej"/>
            <w:ind w:right="-115"/>
            <w:jc w:val="right"/>
          </w:pPr>
        </w:p>
      </w:tc>
    </w:tr>
  </w:tbl>
  <w:p w14:paraId="1C518D7C" w14:textId="53E69FB0" w:rsidR="3647D02D" w:rsidRDefault="3647D02D" w:rsidP="3647D02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6B1F9" w14:textId="77777777" w:rsidR="00C14893" w:rsidRDefault="00C14893">
      <w:r>
        <w:separator/>
      </w:r>
    </w:p>
  </w:footnote>
  <w:footnote w:type="continuationSeparator" w:id="0">
    <w:p w14:paraId="665D918E" w14:textId="77777777" w:rsidR="00C14893" w:rsidRDefault="00C14893">
      <w:r>
        <w:continuationSeparator/>
      </w:r>
    </w:p>
  </w:footnote>
  <w:footnote w:type="continuationNotice" w:id="1">
    <w:p w14:paraId="2F08E26D" w14:textId="77777777" w:rsidR="00C14893" w:rsidRDefault="00C14893">
      <w:pPr>
        <w:spacing w:after="0" w:line="240" w:lineRule="auto"/>
      </w:pPr>
    </w:p>
  </w:footnote>
  <w:footnote w:id="2">
    <w:p w14:paraId="42625C2D" w14:textId="5161122D" w:rsidR="00C17419" w:rsidRPr="00C17419" w:rsidRDefault="00C17419">
      <w:pPr>
        <w:pStyle w:val="Lbjegyzetszveg"/>
      </w:pPr>
      <w:r>
        <w:rPr>
          <w:rStyle w:val="Lbjegyzet-hivatkozs"/>
        </w:rPr>
        <w:footnoteRef/>
      </w:r>
      <w:r>
        <w:t xml:space="preserve"> </w:t>
      </w:r>
      <w:r w:rsidRPr="00C17419">
        <w:rPr>
          <w:i/>
          <w:iCs/>
          <w:lang w:val="en-GB"/>
        </w:rPr>
        <w:t>Virtual Private Server</w:t>
      </w:r>
      <w:r>
        <w:t>, azaz Virtuális Privát Szerver</w:t>
      </w:r>
      <w:r w:rsidR="003241BA">
        <w:t>.</w:t>
      </w:r>
      <w:r w:rsidR="00C542BD">
        <w:t xml:space="preserve"> </w:t>
      </w:r>
      <w:sdt>
        <w:sdtPr>
          <w:id w:val="481510640"/>
          <w:citation/>
        </w:sdtPr>
        <w:sdtEndPr/>
        <w:sdtContent>
          <w:r w:rsidR="000E4EB5">
            <w:fldChar w:fldCharType="begin"/>
          </w:r>
          <w:r w:rsidR="000E4EB5">
            <w:instrText xml:space="preserve"> CITATION VPS \l 1038 </w:instrText>
          </w:r>
          <w:r w:rsidR="000E4EB5">
            <w:fldChar w:fldCharType="separate"/>
          </w:r>
          <w:r w:rsidR="000E4EB5">
            <w:rPr>
              <w:noProof/>
            </w:rPr>
            <w:t>[24]</w:t>
          </w:r>
          <w:r w:rsidR="000E4EB5">
            <w:fldChar w:fldCharType="end"/>
          </w:r>
        </w:sdtContent>
      </w:sdt>
    </w:p>
  </w:footnote>
  <w:footnote w:id="3">
    <w:p w14:paraId="3560EDB3" w14:textId="497AC23C" w:rsidR="00E0691A" w:rsidRDefault="00E0691A">
      <w:pPr>
        <w:pStyle w:val="Lbjegyzetszveg"/>
      </w:pPr>
      <w:r>
        <w:rPr>
          <w:rStyle w:val="Lbjegyzet-hivatkozs"/>
        </w:rPr>
        <w:footnoteRef/>
      </w:r>
      <w:r>
        <w:t xml:space="preserve"> </w:t>
      </w:r>
      <w:r w:rsidR="00094F88" w:rsidRPr="00094F88">
        <w:rPr>
          <w:i/>
          <w:iCs/>
          <w:lang w:val="en-GB"/>
        </w:rPr>
        <w:t>Application Programming Interface</w:t>
      </w:r>
      <w:r w:rsidR="00094F88">
        <w:rPr>
          <w:i/>
          <w:iCs/>
          <w:lang w:val="en-GB"/>
        </w:rPr>
        <w:t xml:space="preserve"> </w:t>
      </w:r>
      <w:sdt>
        <w:sdtPr>
          <w:rPr>
            <w:i/>
            <w:iCs/>
            <w:lang w:val="en-GB"/>
          </w:rPr>
          <w:id w:val="-154374004"/>
          <w:citation/>
        </w:sdtPr>
        <w:sdtEndPr/>
        <w:sdtContent>
          <w:r w:rsidR="00E2531B">
            <w:rPr>
              <w:i/>
              <w:iCs/>
              <w:lang w:val="en-GB"/>
            </w:rPr>
            <w:fldChar w:fldCharType="begin"/>
          </w:r>
          <w:r w:rsidR="00E2531B">
            <w:rPr>
              <w:i/>
              <w:iCs/>
            </w:rPr>
            <w:instrText xml:space="preserve"> CITATION API \l 1038 </w:instrText>
          </w:r>
          <w:r w:rsidR="00E2531B">
            <w:rPr>
              <w:i/>
              <w:iCs/>
              <w:lang w:val="en-GB"/>
            </w:rPr>
            <w:fldChar w:fldCharType="separate"/>
          </w:r>
          <w:r w:rsidR="00E2531B">
            <w:rPr>
              <w:noProof/>
            </w:rPr>
            <w:t>[17]</w:t>
          </w:r>
          <w:r w:rsidR="00E2531B">
            <w:rPr>
              <w:i/>
              <w:iCs/>
              <w:lang w:val="en-GB"/>
            </w:rPr>
            <w:fldChar w:fldCharType="end"/>
          </w:r>
        </w:sdtContent>
      </w:sdt>
    </w:p>
  </w:footnote>
  <w:footnote w:id="4">
    <w:p w14:paraId="4EEB20BC" w14:textId="5DF3682D" w:rsidR="00094F88" w:rsidRDefault="00094F88">
      <w:pPr>
        <w:pStyle w:val="Lbjegyzetszveg"/>
      </w:pPr>
      <w:r>
        <w:rPr>
          <w:rStyle w:val="Lbjegyzet-hivatkozs"/>
        </w:rPr>
        <w:footnoteRef/>
      </w:r>
      <w:r>
        <w:t xml:space="preserve"> </w:t>
      </w:r>
      <w:r w:rsidR="00E30B69" w:rsidRPr="00E30B69">
        <w:rPr>
          <w:i/>
          <w:iCs/>
          <w:lang w:val="en-GB"/>
        </w:rPr>
        <w:t>Hypertext Transfer Protocol</w:t>
      </w:r>
      <w:r w:rsidR="00E30B69">
        <w:rPr>
          <w:i/>
          <w:iCs/>
          <w:lang w:val="en-GB"/>
        </w:rPr>
        <w:t xml:space="preserve"> </w:t>
      </w:r>
      <w:sdt>
        <w:sdtPr>
          <w:rPr>
            <w:i/>
            <w:iCs/>
            <w:lang w:val="en-GB"/>
          </w:rPr>
          <w:id w:val="-1712263045"/>
          <w:citation/>
        </w:sdtPr>
        <w:sdtEndPr/>
        <w:sdtContent>
          <w:r w:rsidR="00E2531B">
            <w:rPr>
              <w:i/>
              <w:iCs/>
              <w:lang w:val="en-GB"/>
            </w:rPr>
            <w:fldChar w:fldCharType="begin"/>
          </w:r>
          <w:r w:rsidR="00E2531B">
            <w:rPr>
              <w:i/>
              <w:iCs/>
            </w:rPr>
            <w:instrText xml:space="preserve"> CITATION Http \l 1038 </w:instrText>
          </w:r>
          <w:r w:rsidR="00E2531B">
            <w:rPr>
              <w:i/>
              <w:iCs/>
              <w:lang w:val="en-GB"/>
            </w:rPr>
            <w:fldChar w:fldCharType="separate"/>
          </w:r>
          <w:r w:rsidR="00E2531B">
            <w:rPr>
              <w:noProof/>
            </w:rPr>
            <w:t>[19]</w:t>
          </w:r>
          <w:r w:rsidR="00E2531B">
            <w:rPr>
              <w:i/>
              <w:iCs/>
              <w:lang w:val="en-GB"/>
            </w:rPr>
            <w:fldChar w:fldCharType="end"/>
          </w:r>
        </w:sdtContent>
      </w:sdt>
    </w:p>
  </w:footnote>
  <w:footnote w:id="5">
    <w:p w14:paraId="62F7BD8F" w14:textId="23AB101D" w:rsidR="00472534" w:rsidRDefault="00472534">
      <w:pPr>
        <w:pStyle w:val="Lbjegyzetszveg"/>
      </w:pPr>
      <w:r>
        <w:rPr>
          <w:rStyle w:val="Lbjegyzet-hivatkozs"/>
        </w:rPr>
        <w:footnoteRef/>
      </w:r>
      <w:r>
        <w:t xml:space="preserve"> </w:t>
      </w:r>
      <w:r w:rsidR="003C0375" w:rsidRPr="003C0375">
        <w:rPr>
          <w:i/>
          <w:iCs/>
          <w:lang w:val="en-GB"/>
        </w:rPr>
        <w:t>Create, Read, Update and Delete</w:t>
      </w:r>
      <w:r w:rsidR="003C0375" w:rsidRPr="003C0375">
        <w:t>, azaz létrehozás, olvasás, módosítás és törlés</w:t>
      </w:r>
      <w:r w:rsidR="007F7A28">
        <w:t>.</w:t>
      </w:r>
    </w:p>
  </w:footnote>
  <w:footnote w:id="6">
    <w:p w14:paraId="62B2783D" w14:textId="79777AE0" w:rsidR="003C0375" w:rsidRDefault="003C0375">
      <w:pPr>
        <w:pStyle w:val="Lbjegyzetszveg"/>
      </w:pPr>
      <w:r>
        <w:rPr>
          <w:rStyle w:val="Lbjegyzet-hivatkozs"/>
        </w:rPr>
        <w:footnoteRef/>
      </w:r>
      <w:r>
        <w:t xml:space="preserve"> </w:t>
      </w:r>
      <w:r w:rsidR="00F6433E" w:rsidRPr="00F6433E">
        <w:rPr>
          <w:i/>
          <w:iCs/>
          <w:lang w:val="en-GB"/>
        </w:rPr>
        <w:t>JavaScript Object Notation</w:t>
      </w:r>
      <w:r w:rsidR="00F6433E">
        <w:rPr>
          <w:i/>
          <w:iCs/>
          <w:lang w:val="en-GB"/>
        </w:rPr>
        <w:t xml:space="preserve"> </w:t>
      </w:r>
      <w:sdt>
        <w:sdtPr>
          <w:rPr>
            <w:i/>
            <w:iCs/>
            <w:lang w:val="en-GB"/>
          </w:rPr>
          <w:id w:val="-1633854198"/>
          <w:citation/>
        </w:sdtPr>
        <w:sdtEndPr/>
        <w:sdtContent>
          <w:r w:rsidR="00E2531B">
            <w:rPr>
              <w:i/>
              <w:iCs/>
              <w:lang w:val="en-GB"/>
            </w:rPr>
            <w:fldChar w:fldCharType="begin"/>
          </w:r>
          <w:r w:rsidR="00E2531B">
            <w:rPr>
              <w:i/>
              <w:iCs/>
            </w:rPr>
            <w:instrText xml:space="preserve"> CITATION JSON \l 1038 </w:instrText>
          </w:r>
          <w:r w:rsidR="00E2531B">
            <w:rPr>
              <w:i/>
              <w:iCs/>
              <w:lang w:val="en-GB"/>
            </w:rPr>
            <w:fldChar w:fldCharType="separate"/>
          </w:r>
          <w:r w:rsidR="00E2531B">
            <w:rPr>
              <w:noProof/>
            </w:rPr>
            <w:t>[21]</w:t>
          </w:r>
          <w:r w:rsidR="00E2531B">
            <w:rPr>
              <w:i/>
              <w:iCs/>
              <w:lang w:val="en-GB"/>
            </w:rPr>
            <w:fldChar w:fldCharType="end"/>
          </w:r>
        </w:sdtContent>
      </w:sdt>
    </w:p>
  </w:footnote>
  <w:footnote w:id="7">
    <w:p w14:paraId="7EE7638E" w14:textId="036D4175" w:rsidR="00500989" w:rsidRPr="00F35D94" w:rsidRDefault="00500989">
      <w:pPr>
        <w:pStyle w:val="Lbjegyzetszveg"/>
      </w:pPr>
      <w:r>
        <w:rPr>
          <w:rStyle w:val="Lbjegyzet-hivatkozs"/>
        </w:rPr>
        <w:footnoteRef/>
      </w:r>
      <w:r>
        <w:t xml:space="preserve"> </w:t>
      </w:r>
      <w:r w:rsidR="00F35D94" w:rsidRPr="00F35D94">
        <w:rPr>
          <w:i/>
          <w:iCs/>
          <w:lang w:val="en-GB"/>
        </w:rPr>
        <w:t>Hypertext Transfer Protocol Secure</w:t>
      </w:r>
      <w:r w:rsidR="00F35D94">
        <w:rPr>
          <w:i/>
          <w:iCs/>
          <w:lang w:val="en-GB"/>
        </w:rPr>
        <w:t xml:space="preserve"> </w:t>
      </w:r>
      <w:sdt>
        <w:sdtPr>
          <w:rPr>
            <w:i/>
            <w:iCs/>
            <w:lang w:val="en-GB"/>
          </w:rPr>
          <w:id w:val="805057940"/>
          <w:citation/>
        </w:sdtPr>
        <w:sdtEndPr/>
        <w:sdtContent>
          <w:r w:rsidR="00B546E8">
            <w:rPr>
              <w:i/>
              <w:iCs/>
              <w:lang w:val="en-GB"/>
            </w:rPr>
            <w:fldChar w:fldCharType="begin"/>
          </w:r>
          <w:r w:rsidR="00B546E8">
            <w:rPr>
              <w:i/>
              <w:iCs/>
            </w:rPr>
            <w:instrText xml:space="preserve"> CITATION https \l 1038 </w:instrText>
          </w:r>
          <w:r w:rsidR="00B546E8">
            <w:rPr>
              <w:i/>
              <w:iCs/>
              <w:lang w:val="en-GB"/>
            </w:rPr>
            <w:fldChar w:fldCharType="separate"/>
          </w:r>
          <w:r w:rsidR="00B546E8">
            <w:rPr>
              <w:noProof/>
            </w:rPr>
            <w:t>[25]</w:t>
          </w:r>
          <w:r w:rsidR="00B546E8">
            <w:rPr>
              <w:i/>
              <w:iCs/>
              <w:lang w:val="en-GB"/>
            </w:rPr>
            <w:fldChar w:fldCharType="end"/>
          </w:r>
        </w:sdtContent>
      </w:sdt>
    </w:p>
  </w:footnote>
  <w:footnote w:id="8">
    <w:p w14:paraId="68455555" w14:textId="0F1CE378" w:rsidR="009A2ADA" w:rsidRDefault="009A2ADA">
      <w:pPr>
        <w:pStyle w:val="Lbjegyzetszveg"/>
      </w:pPr>
      <w:r>
        <w:rPr>
          <w:rStyle w:val="Lbjegyzet-hivatkozs"/>
        </w:rPr>
        <w:footnoteRef/>
      </w:r>
      <w:r>
        <w:t xml:space="preserve"> </w:t>
      </w:r>
      <w:r w:rsidRPr="009A2ADA">
        <w:t>Mivel a számítógép és a szerver fogalmak között jelen esetben nincs érdemi különbség, szinonimaként kezelem a két kifejezést</w:t>
      </w:r>
      <w:r w:rsidR="00AD35B5">
        <w:t>.</w:t>
      </w:r>
    </w:p>
  </w:footnote>
  <w:footnote w:id="9">
    <w:p w14:paraId="558F5936" w14:textId="4D40A51E" w:rsidR="00680FB6" w:rsidRDefault="00680FB6">
      <w:pPr>
        <w:pStyle w:val="Lbjegyzetszveg"/>
      </w:pPr>
      <w:r>
        <w:rPr>
          <w:rStyle w:val="Lbjegyzet-hivatkozs"/>
        </w:rPr>
        <w:footnoteRef/>
      </w:r>
      <w:r>
        <w:t xml:space="preserve"> </w:t>
      </w:r>
      <w:r w:rsidRPr="00680FB6">
        <w:t>Magyar nyelven is gyakran használt kifejezés a bevett megoldásokra.</w:t>
      </w:r>
    </w:p>
  </w:footnote>
  <w:footnote w:id="10">
    <w:p w14:paraId="6330E68D" w14:textId="4236C9BB" w:rsidR="00430CDF" w:rsidRDefault="00430CDF">
      <w:pPr>
        <w:pStyle w:val="Lbjegyzetszveg"/>
      </w:pPr>
      <w:r>
        <w:rPr>
          <w:rStyle w:val="Lbjegyzet-hivatkozs"/>
        </w:rPr>
        <w:footnoteRef/>
      </w:r>
      <w:r>
        <w:t xml:space="preserve"> </w:t>
      </w:r>
      <w:r w:rsidR="00AF01A3" w:rsidRPr="00AF01A3">
        <w:rPr>
          <w:i/>
          <w:iCs/>
          <w:lang w:val="en-GB"/>
        </w:rPr>
        <w:t>Secure Shell</w:t>
      </w:r>
      <w:r w:rsidR="00AF01A3" w:rsidRPr="00AF01A3">
        <w:t>, azaz biztonságos hé</w:t>
      </w:r>
      <w:r w:rsidR="00042608">
        <w:t>j</w:t>
      </w:r>
      <w:r w:rsidR="000731FC">
        <w:t>.</w:t>
      </w:r>
      <w:r w:rsidR="00042608">
        <w:t xml:space="preserve"> </w:t>
      </w:r>
      <w:sdt>
        <w:sdtPr>
          <w:id w:val="-1060939933"/>
          <w:citation/>
        </w:sdtPr>
        <w:sdtEndPr/>
        <w:sdtContent>
          <w:r w:rsidR="00B546E8">
            <w:fldChar w:fldCharType="begin"/>
          </w:r>
          <w:r w:rsidR="00B546E8">
            <w:instrText xml:space="preserve"> CITATION SSH \l 1038 </w:instrText>
          </w:r>
          <w:r w:rsidR="00B546E8">
            <w:fldChar w:fldCharType="separate"/>
          </w:r>
          <w:r w:rsidR="00B546E8">
            <w:rPr>
              <w:noProof/>
            </w:rPr>
            <w:t>[23]</w:t>
          </w:r>
          <w:r w:rsidR="00B546E8">
            <w:fldChar w:fldCharType="end"/>
          </w:r>
        </w:sdtContent>
      </w:sdt>
    </w:p>
  </w:footnote>
  <w:footnote w:id="11">
    <w:p w14:paraId="33AC6DD6" w14:textId="56D55B32" w:rsidR="003173B9" w:rsidRDefault="003173B9">
      <w:pPr>
        <w:pStyle w:val="Lbjegyzetszveg"/>
      </w:pPr>
      <w:r>
        <w:rPr>
          <w:rStyle w:val="Lbjegyzet-hivatkozs"/>
        </w:rPr>
        <w:footnoteRef/>
      </w:r>
      <w:r>
        <w:t xml:space="preserve"> </w:t>
      </w:r>
      <w:r w:rsidR="00AA3BA4" w:rsidRPr="00AA3BA4">
        <w:t>Angol kifejezés azon megvalósításokra, amelyeknek célja csupán valamilyen megközelítés, megoldás, módszer vagy ötlet működőképességének bizonyítása, valamint az, hogy az gyakorlati potenciállal rendelkezik. Magyarra fordítva: koncepció bizonyítása, ám ez a magyar kifejezés nem elterjedt.</w:t>
      </w:r>
    </w:p>
  </w:footnote>
  <w:footnote w:id="12">
    <w:p w14:paraId="4107F824" w14:textId="05319CD2" w:rsidR="009A54A7" w:rsidRDefault="009A54A7">
      <w:pPr>
        <w:pStyle w:val="Lbjegyzetszveg"/>
      </w:pPr>
      <w:r>
        <w:rPr>
          <w:rStyle w:val="Lbjegyzet-hivatkozs"/>
        </w:rPr>
        <w:footnoteRef/>
      </w:r>
      <w:r>
        <w:t xml:space="preserve"> </w:t>
      </w:r>
      <w:r w:rsidRPr="009A54A7">
        <w:rPr>
          <w:i/>
          <w:iCs/>
          <w:lang w:val="en-GB"/>
        </w:rPr>
        <w:t>Advanced Package Tool</w:t>
      </w:r>
      <w:r w:rsidRPr="009A54A7">
        <w:t>, azaz fejlett csomageszköz</w:t>
      </w:r>
      <w:r w:rsidR="005A5B66">
        <w:t>.</w:t>
      </w:r>
      <w:r>
        <w:t xml:space="preserve"> </w:t>
      </w:r>
      <w:sdt>
        <w:sdtPr>
          <w:id w:val="-1814632281"/>
          <w:citation/>
        </w:sdtPr>
        <w:sdtEndPr/>
        <w:sdtContent>
          <w:r w:rsidR="00006F55">
            <w:fldChar w:fldCharType="begin"/>
          </w:r>
          <w:r w:rsidR="00006F55">
            <w:instrText xml:space="preserve"> CITATION APT \l 1038 </w:instrText>
          </w:r>
          <w:r w:rsidR="00006F55">
            <w:fldChar w:fldCharType="separate"/>
          </w:r>
          <w:r w:rsidR="00006F55">
            <w:rPr>
              <w:noProof/>
            </w:rPr>
            <w:t>[18]</w:t>
          </w:r>
          <w:r w:rsidR="00006F55">
            <w:fldChar w:fldCharType="end"/>
          </w:r>
        </w:sdtContent>
      </w:sdt>
    </w:p>
  </w:footnote>
  <w:footnote w:id="13">
    <w:p w14:paraId="4C71028A" w14:textId="08009890" w:rsidR="008E0092" w:rsidRDefault="008E0092">
      <w:pPr>
        <w:pStyle w:val="Lbjegyzetszveg"/>
      </w:pPr>
      <w:r>
        <w:rPr>
          <w:rStyle w:val="Lbjegyzet-hivatkozs"/>
        </w:rPr>
        <w:footnoteRef/>
      </w:r>
      <w:r>
        <w:t xml:space="preserve"> </w:t>
      </w:r>
      <w:r w:rsidR="00252052" w:rsidRPr="00252052">
        <w:t xml:space="preserve">Eredetileg: </w:t>
      </w:r>
      <w:r w:rsidR="00252052" w:rsidRPr="00252052">
        <w:rPr>
          <w:i/>
          <w:iCs/>
          <w:lang w:val="en-GB"/>
        </w:rPr>
        <w:t>Personal Home Page</w:t>
      </w:r>
      <w:r w:rsidR="00252052" w:rsidRPr="00252052">
        <w:t xml:space="preserve">, napjainkban azonban a </w:t>
      </w:r>
      <w:r w:rsidR="00252052" w:rsidRPr="00252052">
        <w:rPr>
          <w:i/>
          <w:iCs/>
          <w:lang w:val="en-GB"/>
        </w:rPr>
        <w:t>PHP: Hypertext Preprocessor</w:t>
      </w:r>
      <w:r w:rsidR="00252052" w:rsidRPr="00252052">
        <w:t xml:space="preserve"> rövidítése</w:t>
      </w:r>
      <w:r w:rsidR="00252052">
        <w:t>.</w:t>
      </w:r>
      <w:r w:rsidR="009553FF">
        <w:t xml:space="preserve"> </w:t>
      </w:r>
      <w:sdt>
        <w:sdtPr>
          <w:id w:val="1787317991"/>
          <w:citation/>
        </w:sdtPr>
        <w:sdtEndPr/>
        <w:sdtContent>
          <w:r w:rsidR="002B08AB">
            <w:fldChar w:fldCharType="begin"/>
          </w:r>
          <w:r w:rsidR="002B08AB">
            <w:instrText xml:space="preserve"> CITATION PHP \l 1038 </w:instrText>
          </w:r>
          <w:r w:rsidR="002B08AB">
            <w:fldChar w:fldCharType="separate"/>
          </w:r>
          <w:r w:rsidR="002B08AB">
            <w:rPr>
              <w:noProof/>
            </w:rPr>
            <w:t>[22]</w:t>
          </w:r>
          <w:r w:rsidR="002B08AB">
            <w:fldChar w:fldCharType="end"/>
          </w:r>
        </w:sdtContent>
      </w:sdt>
    </w:p>
  </w:footnote>
  <w:footnote w:id="14">
    <w:p w14:paraId="60DAC9C3" w14:textId="6BDE77BA" w:rsidR="00252052" w:rsidRDefault="00252052">
      <w:pPr>
        <w:pStyle w:val="Lbjegyzetszveg"/>
      </w:pPr>
      <w:r>
        <w:rPr>
          <w:rStyle w:val="Lbjegyzet-hivatkozs"/>
        </w:rPr>
        <w:footnoteRef/>
      </w:r>
      <w:r>
        <w:t xml:space="preserve"> </w:t>
      </w:r>
      <w:r w:rsidR="004D5B52" w:rsidRPr="004D5B52">
        <w:t xml:space="preserve">A </w:t>
      </w:r>
      <w:r w:rsidR="00FF6B0C" w:rsidRPr="004D5B52">
        <w:t>WordPress</w:t>
      </w:r>
      <w:r w:rsidR="004D5B52" w:rsidRPr="004D5B52">
        <w:t xml:space="preserve"> egyik bővítménye, amely egy adatbáziskezelő bővítmény</w:t>
      </w:r>
      <w:r w:rsidR="004D5B52">
        <w:t>.</w:t>
      </w:r>
      <w:r w:rsidR="009553FF">
        <w:t xml:space="preserve"> </w:t>
      </w:r>
      <w:sdt>
        <w:sdtPr>
          <w:id w:val="1138772958"/>
          <w:citation/>
        </w:sdtPr>
        <w:sdtEndPr/>
        <w:sdtContent>
          <w:r w:rsidR="002B08AB">
            <w:fldChar w:fldCharType="begin"/>
          </w:r>
          <w:r w:rsidR="002B08AB">
            <w:instrText xml:space="preserve"> CITATION HyperDB \l 1038 </w:instrText>
          </w:r>
          <w:r w:rsidR="002B08AB">
            <w:fldChar w:fldCharType="separate"/>
          </w:r>
          <w:r w:rsidR="002B08AB">
            <w:rPr>
              <w:noProof/>
            </w:rPr>
            <w:t>[20]</w:t>
          </w:r>
          <w:r w:rsidR="002B08AB">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1D140EC6" w14:textId="77777777" w:rsidTr="3647D02D">
      <w:tc>
        <w:tcPr>
          <w:tcW w:w="3020" w:type="dxa"/>
        </w:tcPr>
        <w:p w14:paraId="72C2AB93" w14:textId="43C38D58" w:rsidR="3647D02D" w:rsidRDefault="3647D02D" w:rsidP="3647D02D">
          <w:pPr>
            <w:pStyle w:val="lfej"/>
            <w:ind w:left="-115"/>
            <w:jc w:val="left"/>
          </w:pPr>
        </w:p>
      </w:tc>
      <w:tc>
        <w:tcPr>
          <w:tcW w:w="3020" w:type="dxa"/>
        </w:tcPr>
        <w:p w14:paraId="321DA83C" w14:textId="389395CD" w:rsidR="3647D02D" w:rsidRDefault="3647D02D" w:rsidP="3647D02D">
          <w:pPr>
            <w:pStyle w:val="lfej"/>
            <w:jc w:val="center"/>
          </w:pPr>
        </w:p>
      </w:tc>
      <w:tc>
        <w:tcPr>
          <w:tcW w:w="3020" w:type="dxa"/>
        </w:tcPr>
        <w:p w14:paraId="4D64B673" w14:textId="1025F923" w:rsidR="3647D02D" w:rsidRDefault="3647D02D" w:rsidP="3647D02D">
          <w:pPr>
            <w:pStyle w:val="lfej"/>
            <w:ind w:right="-115"/>
            <w:jc w:val="right"/>
          </w:pPr>
        </w:p>
      </w:tc>
    </w:tr>
  </w:tbl>
  <w:p w14:paraId="625858EE" w14:textId="179CAFE1" w:rsidR="3647D02D" w:rsidRDefault="3647D02D" w:rsidP="3647D02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70B860E9" w14:textId="77777777" w:rsidTr="3647D02D">
      <w:tc>
        <w:tcPr>
          <w:tcW w:w="3020" w:type="dxa"/>
        </w:tcPr>
        <w:p w14:paraId="2A563092" w14:textId="6BF91662" w:rsidR="3647D02D" w:rsidRDefault="3647D02D" w:rsidP="3647D02D">
          <w:pPr>
            <w:pStyle w:val="lfej"/>
            <w:ind w:left="-115"/>
            <w:jc w:val="left"/>
          </w:pPr>
        </w:p>
      </w:tc>
      <w:tc>
        <w:tcPr>
          <w:tcW w:w="3020" w:type="dxa"/>
        </w:tcPr>
        <w:p w14:paraId="3BE392E3" w14:textId="1B445503" w:rsidR="3647D02D" w:rsidRDefault="3647D02D" w:rsidP="3647D02D">
          <w:pPr>
            <w:pStyle w:val="lfej"/>
            <w:jc w:val="center"/>
          </w:pPr>
        </w:p>
      </w:tc>
      <w:tc>
        <w:tcPr>
          <w:tcW w:w="3020" w:type="dxa"/>
        </w:tcPr>
        <w:p w14:paraId="3796E976" w14:textId="349D5F2A" w:rsidR="3647D02D" w:rsidRDefault="3647D02D" w:rsidP="3647D02D">
          <w:pPr>
            <w:pStyle w:val="lfej"/>
            <w:ind w:right="-115"/>
            <w:jc w:val="right"/>
          </w:pPr>
        </w:p>
      </w:tc>
    </w:tr>
  </w:tbl>
  <w:p w14:paraId="1A684BF2" w14:textId="2AADDACE" w:rsidR="3647D02D" w:rsidRDefault="3647D02D" w:rsidP="3647D02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17D24A58" w14:textId="77777777" w:rsidTr="3647D02D">
      <w:tc>
        <w:tcPr>
          <w:tcW w:w="3020" w:type="dxa"/>
        </w:tcPr>
        <w:p w14:paraId="6468030F" w14:textId="12D964A5" w:rsidR="3647D02D" w:rsidRDefault="3647D02D" w:rsidP="3647D02D">
          <w:pPr>
            <w:pStyle w:val="lfej"/>
            <w:ind w:left="-115"/>
            <w:jc w:val="left"/>
          </w:pPr>
        </w:p>
      </w:tc>
      <w:tc>
        <w:tcPr>
          <w:tcW w:w="3020" w:type="dxa"/>
        </w:tcPr>
        <w:p w14:paraId="29190442" w14:textId="0B38E073" w:rsidR="3647D02D" w:rsidRDefault="3647D02D" w:rsidP="3647D02D">
          <w:pPr>
            <w:pStyle w:val="lfej"/>
            <w:jc w:val="center"/>
          </w:pPr>
        </w:p>
      </w:tc>
      <w:tc>
        <w:tcPr>
          <w:tcW w:w="3020" w:type="dxa"/>
        </w:tcPr>
        <w:p w14:paraId="54D06794" w14:textId="69428F57" w:rsidR="3647D02D" w:rsidRDefault="3647D02D" w:rsidP="3647D02D">
          <w:pPr>
            <w:pStyle w:val="lfej"/>
            <w:ind w:right="-115"/>
            <w:jc w:val="right"/>
          </w:pPr>
        </w:p>
      </w:tc>
    </w:tr>
  </w:tbl>
  <w:p w14:paraId="1E674D5E" w14:textId="47E28603" w:rsidR="3647D02D" w:rsidRDefault="3647D02D" w:rsidP="3647D02D">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647D02D" w14:paraId="10251818" w14:textId="77777777" w:rsidTr="3647D02D">
      <w:tc>
        <w:tcPr>
          <w:tcW w:w="3020" w:type="dxa"/>
        </w:tcPr>
        <w:p w14:paraId="70180078" w14:textId="38665EB1" w:rsidR="3647D02D" w:rsidRDefault="3647D02D" w:rsidP="3647D02D">
          <w:pPr>
            <w:pStyle w:val="lfej"/>
            <w:ind w:left="-115"/>
            <w:jc w:val="left"/>
          </w:pPr>
        </w:p>
      </w:tc>
      <w:tc>
        <w:tcPr>
          <w:tcW w:w="3020" w:type="dxa"/>
        </w:tcPr>
        <w:p w14:paraId="2DCE5B42" w14:textId="4EFF7BAD" w:rsidR="3647D02D" w:rsidRDefault="3647D02D" w:rsidP="3647D02D">
          <w:pPr>
            <w:pStyle w:val="lfej"/>
            <w:jc w:val="center"/>
          </w:pPr>
        </w:p>
      </w:tc>
      <w:tc>
        <w:tcPr>
          <w:tcW w:w="3020" w:type="dxa"/>
        </w:tcPr>
        <w:p w14:paraId="22682244" w14:textId="45369654" w:rsidR="3647D02D" w:rsidRDefault="3647D02D" w:rsidP="3647D02D">
          <w:pPr>
            <w:pStyle w:val="lfej"/>
            <w:ind w:right="-115"/>
            <w:jc w:val="right"/>
          </w:pPr>
        </w:p>
      </w:tc>
    </w:tr>
  </w:tbl>
  <w:p w14:paraId="4A0C287C" w14:textId="05CE05FE" w:rsidR="3647D02D" w:rsidRDefault="3647D02D" w:rsidP="3647D02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8474ED8"/>
    <w:multiLevelType w:val="hybridMultilevel"/>
    <w:tmpl w:val="FF981CE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0157A13"/>
    <w:multiLevelType w:val="hybridMultilevel"/>
    <w:tmpl w:val="2182C57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D04A48C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284387089">
    <w:abstractNumId w:val="10"/>
  </w:num>
  <w:num w:numId="2" w16cid:durableId="1867717183">
    <w:abstractNumId w:val="22"/>
  </w:num>
  <w:num w:numId="3" w16cid:durableId="1325475151">
    <w:abstractNumId w:val="13"/>
  </w:num>
  <w:num w:numId="4" w16cid:durableId="1073889339">
    <w:abstractNumId w:val="18"/>
  </w:num>
  <w:num w:numId="5" w16cid:durableId="504367444">
    <w:abstractNumId w:val="19"/>
  </w:num>
  <w:num w:numId="6" w16cid:durableId="1651784494">
    <w:abstractNumId w:val="20"/>
  </w:num>
  <w:num w:numId="7" w16cid:durableId="308483028">
    <w:abstractNumId w:val="15"/>
  </w:num>
  <w:num w:numId="8" w16cid:durableId="950937136">
    <w:abstractNumId w:val="12"/>
  </w:num>
  <w:num w:numId="9" w16cid:durableId="1799956113">
    <w:abstractNumId w:val="16"/>
  </w:num>
  <w:num w:numId="10" w16cid:durableId="879627490">
    <w:abstractNumId w:val="23"/>
  </w:num>
  <w:num w:numId="11" w16cid:durableId="1465389921">
    <w:abstractNumId w:val="17"/>
  </w:num>
  <w:num w:numId="12" w16cid:durableId="1684817724">
    <w:abstractNumId w:val="21"/>
  </w:num>
  <w:num w:numId="13" w16cid:durableId="139272431">
    <w:abstractNumId w:val="9"/>
  </w:num>
  <w:num w:numId="14" w16cid:durableId="177931957">
    <w:abstractNumId w:val="7"/>
  </w:num>
  <w:num w:numId="15" w16cid:durableId="718476976">
    <w:abstractNumId w:val="6"/>
  </w:num>
  <w:num w:numId="16" w16cid:durableId="1271543933">
    <w:abstractNumId w:val="5"/>
  </w:num>
  <w:num w:numId="17" w16cid:durableId="263614494">
    <w:abstractNumId w:val="4"/>
  </w:num>
  <w:num w:numId="18" w16cid:durableId="1486314308">
    <w:abstractNumId w:val="8"/>
  </w:num>
  <w:num w:numId="19" w16cid:durableId="1313026938">
    <w:abstractNumId w:val="3"/>
  </w:num>
  <w:num w:numId="20" w16cid:durableId="1480197334">
    <w:abstractNumId w:val="2"/>
  </w:num>
  <w:num w:numId="21" w16cid:durableId="1790006572">
    <w:abstractNumId w:val="1"/>
  </w:num>
  <w:num w:numId="22" w16cid:durableId="2064983419">
    <w:abstractNumId w:val="0"/>
  </w:num>
  <w:num w:numId="23" w16cid:durableId="1379403443">
    <w:abstractNumId w:val="14"/>
  </w:num>
  <w:num w:numId="24" w16cid:durableId="103928060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ohászka Botond Bendegúz">
    <w15:presenceInfo w15:providerId="AD" w15:userId="S::prohaszka_botond@edu.bme.hu::d5115da7-00db-4867-90fb-d2ad2f942065"/>
  </w15:person>
  <w15:person w15:author="Prohászka Botond Bendegúz [2]">
    <w15:presenceInfo w15:providerId="None" w15:userId="Prohászka Botond Bendegú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revisionView w:markup="0"/>
  <w:defaultTabStop w:val="720"/>
  <w:autoHyphenation/>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0B8"/>
    <w:rsid w:val="0000298A"/>
    <w:rsid w:val="00004DF9"/>
    <w:rsid w:val="00004F19"/>
    <w:rsid w:val="00005336"/>
    <w:rsid w:val="00005A9D"/>
    <w:rsid w:val="000062F4"/>
    <w:rsid w:val="0000694D"/>
    <w:rsid w:val="00006F55"/>
    <w:rsid w:val="000074C3"/>
    <w:rsid w:val="000076EB"/>
    <w:rsid w:val="0001192F"/>
    <w:rsid w:val="00011A05"/>
    <w:rsid w:val="000133C4"/>
    <w:rsid w:val="000143D6"/>
    <w:rsid w:val="00015121"/>
    <w:rsid w:val="000155CC"/>
    <w:rsid w:val="000161DC"/>
    <w:rsid w:val="00016841"/>
    <w:rsid w:val="000206D0"/>
    <w:rsid w:val="00020FC0"/>
    <w:rsid w:val="000210E2"/>
    <w:rsid w:val="0002261B"/>
    <w:rsid w:val="00022D74"/>
    <w:rsid w:val="000230EC"/>
    <w:rsid w:val="000248B8"/>
    <w:rsid w:val="00027A8B"/>
    <w:rsid w:val="00027FF4"/>
    <w:rsid w:val="00030C98"/>
    <w:rsid w:val="00031BA2"/>
    <w:rsid w:val="00032FBF"/>
    <w:rsid w:val="000338C6"/>
    <w:rsid w:val="000340A3"/>
    <w:rsid w:val="00042608"/>
    <w:rsid w:val="00042688"/>
    <w:rsid w:val="0004282C"/>
    <w:rsid w:val="000428CB"/>
    <w:rsid w:val="00043205"/>
    <w:rsid w:val="00043E39"/>
    <w:rsid w:val="00044FB2"/>
    <w:rsid w:val="0004679E"/>
    <w:rsid w:val="00050076"/>
    <w:rsid w:val="00050F7D"/>
    <w:rsid w:val="000529F4"/>
    <w:rsid w:val="00054620"/>
    <w:rsid w:val="0005512E"/>
    <w:rsid w:val="00055658"/>
    <w:rsid w:val="000604DE"/>
    <w:rsid w:val="00061165"/>
    <w:rsid w:val="00063337"/>
    <w:rsid w:val="000654F6"/>
    <w:rsid w:val="00065FDB"/>
    <w:rsid w:val="00066062"/>
    <w:rsid w:val="00066955"/>
    <w:rsid w:val="0007056A"/>
    <w:rsid w:val="0007102C"/>
    <w:rsid w:val="000731FC"/>
    <w:rsid w:val="000734C7"/>
    <w:rsid w:val="00073C43"/>
    <w:rsid w:val="00075CF7"/>
    <w:rsid w:val="00077C41"/>
    <w:rsid w:val="00077E13"/>
    <w:rsid w:val="000806B5"/>
    <w:rsid w:val="00080745"/>
    <w:rsid w:val="00080A27"/>
    <w:rsid w:val="00082479"/>
    <w:rsid w:val="0008413F"/>
    <w:rsid w:val="000849D8"/>
    <w:rsid w:val="00085054"/>
    <w:rsid w:val="00087017"/>
    <w:rsid w:val="00087BD1"/>
    <w:rsid w:val="000903C0"/>
    <w:rsid w:val="00090F48"/>
    <w:rsid w:val="000940CE"/>
    <w:rsid w:val="00094F88"/>
    <w:rsid w:val="000A36C2"/>
    <w:rsid w:val="000A64AE"/>
    <w:rsid w:val="000A7483"/>
    <w:rsid w:val="000B0FA6"/>
    <w:rsid w:val="000B101A"/>
    <w:rsid w:val="000B14C9"/>
    <w:rsid w:val="000B23D5"/>
    <w:rsid w:val="000B3FEE"/>
    <w:rsid w:val="000B4164"/>
    <w:rsid w:val="000B4C32"/>
    <w:rsid w:val="000B53E0"/>
    <w:rsid w:val="000C03A0"/>
    <w:rsid w:val="000C077A"/>
    <w:rsid w:val="000C21B4"/>
    <w:rsid w:val="000C311C"/>
    <w:rsid w:val="000C385E"/>
    <w:rsid w:val="000C3B16"/>
    <w:rsid w:val="000C3D27"/>
    <w:rsid w:val="000C7878"/>
    <w:rsid w:val="000D1C1B"/>
    <w:rsid w:val="000D2084"/>
    <w:rsid w:val="000D69BD"/>
    <w:rsid w:val="000E167D"/>
    <w:rsid w:val="000E229E"/>
    <w:rsid w:val="000E3294"/>
    <w:rsid w:val="000E4EB5"/>
    <w:rsid w:val="000E5576"/>
    <w:rsid w:val="000E581F"/>
    <w:rsid w:val="000E5ECE"/>
    <w:rsid w:val="000E6DDE"/>
    <w:rsid w:val="000E7DFC"/>
    <w:rsid w:val="000F00DD"/>
    <w:rsid w:val="000F2CC8"/>
    <w:rsid w:val="000F3469"/>
    <w:rsid w:val="000F3D86"/>
    <w:rsid w:val="000F403A"/>
    <w:rsid w:val="000F553A"/>
    <w:rsid w:val="000F6F0A"/>
    <w:rsid w:val="00100FEE"/>
    <w:rsid w:val="00101EA4"/>
    <w:rsid w:val="0010416D"/>
    <w:rsid w:val="00104862"/>
    <w:rsid w:val="001052F3"/>
    <w:rsid w:val="00105531"/>
    <w:rsid w:val="001058B4"/>
    <w:rsid w:val="00106030"/>
    <w:rsid w:val="00106AAD"/>
    <w:rsid w:val="0011337B"/>
    <w:rsid w:val="00113C2C"/>
    <w:rsid w:val="00113F4C"/>
    <w:rsid w:val="00114D88"/>
    <w:rsid w:val="00114DCD"/>
    <w:rsid w:val="00116438"/>
    <w:rsid w:val="00116BF3"/>
    <w:rsid w:val="00117970"/>
    <w:rsid w:val="0012195A"/>
    <w:rsid w:val="00121DF3"/>
    <w:rsid w:val="00122151"/>
    <w:rsid w:val="00122900"/>
    <w:rsid w:val="00123A54"/>
    <w:rsid w:val="00123E72"/>
    <w:rsid w:val="00124E80"/>
    <w:rsid w:val="001254EB"/>
    <w:rsid w:val="00125C2E"/>
    <w:rsid w:val="0012723E"/>
    <w:rsid w:val="00130384"/>
    <w:rsid w:val="00130C8F"/>
    <w:rsid w:val="00130E9E"/>
    <w:rsid w:val="0013148F"/>
    <w:rsid w:val="001323BF"/>
    <w:rsid w:val="00134D20"/>
    <w:rsid w:val="0013575F"/>
    <w:rsid w:val="0013641C"/>
    <w:rsid w:val="00141A58"/>
    <w:rsid w:val="00145568"/>
    <w:rsid w:val="00146EE8"/>
    <w:rsid w:val="00147538"/>
    <w:rsid w:val="001502E6"/>
    <w:rsid w:val="001509FD"/>
    <w:rsid w:val="00152CB5"/>
    <w:rsid w:val="00152DB7"/>
    <w:rsid w:val="001541F1"/>
    <w:rsid w:val="0015523A"/>
    <w:rsid w:val="00156795"/>
    <w:rsid w:val="00157F36"/>
    <w:rsid w:val="00160D9D"/>
    <w:rsid w:val="00162232"/>
    <w:rsid w:val="00163CAA"/>
    <w:rsid w:val="00163DFD"/>
    <w:rsid w:val="001650FD"/>
    <w:rsid w:val="001654E5"/>
    <w:rsid w:val="00170854"/>
    <w:rsid w:val="00171054"/>
    <w:rsid w:val="0017169D"/>
    <w:rsid w:val="0017256D"/>
    <w:rsid w:val="001727A2"/>
    <w:rsid w:val="001733EA"/>
    <w:rsid w:val="001741A5"/>
    <w:rsid w:val="00174695"/>
    <w:rsid w:val="0017547F"/>
    <w:rsid w:val="001755D1"/>
    <w:rsid w:val="00176791"/>
    <w:rsid w:val="00176B75"/>
    <w:rsid w:val="001778F9"/>
    <w:rsid w:val="00181CF1"/>
    <w:rsid w:val="0018387C"/>
    <w:rsid w:val="00183A60"/>
    <w:rsid w:val="001853A6"/>
    <w:rsid w:val="00186C4A"/>
    <w:rsid w:val="00187BB8"/>
    <w:rsid w:val="001905FC"/>
    <w:rsid w:val="00190770"/>
    <w:rsid w:val="0019082F"/>
    <w:rsid w:val="00190950"/>
    <w:rsid w:val="00192755"/>
    <w:rsid w:val="001974E5"/>
    <w:rsid w:val="0019786B"/>
    <w:rsid w:val="001A27B8"/>
    <w:rsid w:val="001A332B"/>
    <w:rsid w:val="001A3BEA"/>
    <w:rsid w:val="001A4371"/>
    <w:rsid w:val="001A47B0"/>
    <w:rsid w:val="001A57BC"/>
    <w:rsid w:val="001B03DF"/>
    <w:rsid w:val="001B12B9"/>
    <w:rsid w:val="001B1969"/>
    <w:rsid w:val="001B386B"/>
    <w:rsid w:val="001B397E"/>
    <w:rsid w:val="001B3F83"/>
    <w:rsid w:val="001B44AF"/>
    <w:rsid w:val="001B477E"/>
    <w:rsid w:val="001B714E"/>
    <w:rsid w:val="001B71CE"/>
    <w:rsid w:val="001C1433"/>
    <w:rsid w:val="001C2B0A"/>
    <w:rsid w:val="001C2B46"/>
    <w:rsid w:val="001C3447"/>
    <w:rsid w:val="001C4596"/>
    <w:rsid w:val="001C4D26"/>
    <w:rsid w:val="001D12EF"/>
    <w:rsid w:val="001D12FD"/>
    <w:rsid w:val="001D3CFE"/>
    <w:rsid w:val="001D55F6"/>
    <w:rsid w:val="001D5B85"/>
    <w:rsid w:val="001D5FAC"/>
    <w:rsid w:val="001D625C"/>
    <w:rsid w:val="001D6AB3"/>
    <w:rsid w:val="001E0747"/>
    <w:rsid w:val="001E1EB6"/>
    <w:rsid w:val="001E1FC0"/>
    <w:rsid w:val="001E3CAB"/>
    <w:rsid w:val="001E4A99"/>
    <w:rsid w:val="001E555A"/>
    <w:rsid w:val="001E65BF"/>
    <w:rsid w:val="001E6661"/>
    <w:rsid w:val="001F18E4"/>
    <w:rsid w:val="001F78A6"/>
    <w:rsid w:val="001F78DB"/>
    <w:rsid w:val="001F7C93"/>
    <w:rsid w:val="00200105"/>
    <w:rsid w:val="002007A8"/>
    <w:rsid w:val="00203DB3"/>
    <w:rsid w:val="00204C49"/>
    <w:rsid w:val="00206125"/>
    <w:rsid w:val="0020652D"/>
    <w:rsid w:val="0020708D"/>
    <w:rsid w:val="0021003C"/>
    <w:rsid w:val="002102C3"/>
    <w:rsid w:val="00210360"/>
    <w:rsid w:val="00210F68"/>
    <w:rsid w:val="002122E0"/>
    <w:rsid w:val="002138F2"/>
    <w:rsid w:val="00214749"/>
    <w:rsid w:val="00216148"/>
    <w:rsid w:val="0021638F"/>
    <w:rsid w:val="0021654C"/>
    <w:rsid w:val="002167D5"/>
    <w:rsid w:val="0021726E"/>
    <w:rsid w:val="00221F14"/>
    <w:rsid w:val="0022239B"/>
    <w:rsid w:val="00222A86"/>
    <w:rsid w:val="00224457"/>
    <w:rsid w:val="00224DD7"/>
    <w:rsid w:val="00225F65"/>
    <w:rsid w:val="00226DAC"/>
    <w:rsid w:val="00227347"/>
    <w:rsid w:val="00230009"/>
    <w:rsid w:val="00231551"/>
    <w:rsid w:val="002324E6"/>
    <w:rsid w:val="00232CFC"/>
    <w:rsid w:val="00233612"/>
    <w:rsid w:val="00234A46"/>
    <w:rsid w:val="00234B2C"/>
    <w:rsid w:val="00234F5F"/>
    <w:rsid w:val="00235C9D"/>
    <w:rsid w:val="00235EE1"/>
    <w:rsid w:val="002366EA"/>
    <w:rsid w:val="00236DEA"/>
    <w:rsid w:val="00236EE8"/>
    <w:rsid w:val="00242867"/>
    <w:rsid w:val="002431DC"/>
    <w:rsid w:val="00245071"/>
    <w:rsid w:val="002458E2"/>
    <w:rsid w:val="002505E3"/>
    <w:rsid w:val="00251650"/>
    <w:rsid w:val="0025185A"/>
    <w:rsid w:val="00251C94"/>
    <w:rsid w:val="00251F80"/>
    <w:rsid w:val="00252052"/>
    <w:rsid w:val="0025337D"/>
    <w:rsid w:val="00253920"/>
    <w:rsid w:val="00256597"/>
    <w:rsid w:val="002579B1"/>
    <w:rsid w:val="00260EC0"/>
    <w:rsid w:val="00261C67"/>
    <w:rsid w:val="00262B86"/>
    <w:rsid w:val="0026320D"/>
    <w:rsid w:val="00265D1F"/>
    <w:rsid w:val="00265E8D"/>
    <w:rsid w:val="00266837"/>
    <w:rsid w:val="00267677"/>
    <w:rsid w:val="00267A44"/>
    <w:rsid w:val="00270009"/>
    <w:rsid w:val="0027072B"/>
    <w:rsid w:val="00270A41"/>
    <w:rsid w:val="002713E1"/>
    <w:rsid w:val="00272CF8"/>
    <w:rsid w:val="00272E53"/>
    <w:rsid w:val="002757F2"/>
    <w:rsid w:val="00275D82"/>
    <w:rsid w:val="00277BD4"/>
    <w:rsid w:val="00282B25"/>
    <w:rsid w:val="00282DD0"/>
    <w:rsid w:val="00283652"/>
    <w:rsid w:val="00283DF2"/>
    <w:rsid w:val="002841F9"/>
    <w:rsid w:val="00290C67"/>
    <w:rsid w:val="00290D6A"/>
    <w:rsid w:val="002913E6"/>
    <w:rsid w:val="002933E7"/>
    <w:rsid w:val="00295C14"/>
    <w:rsid w:val="00296702"/>
    <w:rsid w:val="0029791E"/>
    <w:rsid w:val="00297DA9"/>
    <w:rsid w:val="002A1E49"/>
    <w:rsid w:val="002A2072"/>
    <w:rsid w:val="002A23B9"/>
    <w:rsid w:val="002A4FEE"/>
    <w:rsid w:val="002A5E4C"/>
    <w:rsid w:val="002B08AB"/>
    <w:rsid w:val="002B0FCF"/>
    <w:rsid w:val="002B3E62"/>
    <w:rsid w:val="002B6C0D"/>
    <w:rsid w:val="002C36A8"/>
    <w:rsid w:val="002C6BFA"/>
    <w:rsid w:val="002C7587"/>
    <w:rsid w:val="002D009B"/>
    <w:rsid w:val="002D0621"/>
    <w:rsid w:val="002D0BBA"/>
    <w:rsid w:val="002D1801"/>
    <w:rsid w:val="002D2C0E"/>
    <w:rsid w:val="002D4A3E"/>
    <w:rsid w:val="002D4C97"/>
    <w:rsid w:val="002D5BB7"/>
    <w:rsid w:val="002D7DA9"/>
    <w:rsid w:val="002E0B35"/>
    <w:rsid w:val="002E144B"/>
    <w:rsid w:val="002E1D2A"/>
    <w:rsid w:val="002E2186"/>
    <w:rsid w:val="002E220C"/>
    <w:rsid w:val="002E27F8"/>
    <w:rsid w:val="002E339C"/>
    <w:rsid w:val="002E506C"/>
    <w:rsid w:val="002E52AF"/>
    <w:rsid w:val="002E7DDB"/>
    <w:rsid w:val="002F01C2"/>
    <w:rsid w:val="002F0EB3"/>
    <w:rsid w:val="002F2037"/>
    <w:rsid w:val="002F2AB0"/>
    <w:rsid w:val="002F32D1"/>
    <w:rsid w:val="002F46F1"/>
    <w:rsid w:val="003006B6"/>
    <w:rsid w:val="00301331"/>
    <w:rsid w:val="00301F01"/>
    <w:rsid w:val="00302BB3"/>
    <w:rsid w:val="00303C23"/>
    <w:rsid w:val="00304E4D"/>
    <w:rsid w:val="003059D8"/>
    <w:rsid w:val="00305EDA"/>
    <w:rsid w:val="003061BA"/>
    <w:rsid w:val="00307E8D"/>
    <w:rsid w:val="00312C6A"/>
    <w:rsid w:val="00312CB4"/>
    <w:rsid w:val="00313013"/>
    <w:rsid w:val="0031433C"/>
    <w:rsid w:val="0031532A"/>
    <w:rsid w:val="00315856"/>
    <w:rsid w:val="0031608F"/>
    <w:rsid w:val="0031663D"/>
    <w:rsid w:val="00316DB6"/>
    <w:rsid w:val="003173B9"/>
    <w:rsid w:val="0032084A"/>
    <w:rsid w:val="00321712"/>
    <w:rsid w:val="00321A0A"/>
    <w:rsid w:val="00323683"/>
    <w:rsid w:val="003241BA"/>
    <w:rsid w:val="0032469D"/>
    <w:rsid w:val="00324798"/>
    <w:rsid w:val="00326C3E"/>
    <w:rsid w:val="0032759A"/>
    <w:rsid w:val="00327A65"/>
    <w:rsid w:val="003347BA"/>
    <w:rsid w:val="00334966"/>
    <w:rsid w:val="0033503C"/>
    <w:rsid w:val="00335A63"/>
    <w:rsid w:val="00341E59"/>
    <w:rsid w:val="00342B6B"/>
    <w:rsid w:val="00344CF0"/>
    <w:rsid w:val="00345F95"/>
    <w:rsid w:val="00350AEC"/>
    <w:rsid w:val="00350CDA"/>
    <w:rsid w:val="00352180"/>
    <w:rsid w:val="00353E66"/>
    <w:rsid w:val="00354F73"/>
    <w:rsid w:val="003551B3"/>
    <w:rsid w:val="0035539F"/>
    <w:rsid w:val="003562F4"/>
    <w:rsid w:val="003576EA"/>
    <w:rsid w:val="00361616"/>
    <w:rsid w:val="00363A28"/>
    <w:rsid w:val="00364062"/>
    <w:rsid w:val="00365A7F"/>
    <w:rsid w:val="00366541"/>
    <w:rsid w:val="00373396"/>
    <w:rsid w:val="0037347E"/>
    <w:rsid w:val="0037381F"/>
    <w:rsid w:val="00374445"/>
    <w:rsid w:val="0037456E"/>
    <w:rsid w:val="003746F8"/>
    <w:rsid w:val="00375FB3"/>
    <w:rsid w:val="00376777"/>
    <w:rsid w:val="003802DE"/>
    <w:rsid w:val="003802E1"/>
    <w:rsid w:val="00381A96"/>
    <w:rsid w:val="003846E6"/>
    <w:rsid w:val="003859B6"/>
    <w:rsid w:val="0038607F"/>
    <w:rsid w:val="00386AA4"/>
    <w:rsid w:val="003877C5"/>
    <w:rsid w:val="00387E7C"/>
    <w:rsid w:val="00390923"/>
    <w:rsid w:val="0039103A"/>
    <w:rsid w:val="00396123"/>
    <w:rsid w:val="00396C14"/>
    <w:rsid w:val="00396D45"/>
    <w:rsid w:val="003975FB"/>
    <w:rsid w:val="003A2687"/>
    <w:rsid w:val="003A2A06"/>
    <w:rsid w:val="003A3576"/>
    <w:rsid w:val="003A35CB"/>
    <w:rsid w:val="003A4CDB"/>
    <w:rsid w:val="003A5DF2"/>
    <w:rsid w:val="003A6BFC"/>
    <w:rsid w:val="003A7C56"/>
    <w:rsid w:val="003B0073"/>
    <w:rsid w:val="003B0D2D"/>
    <w:rsid w:val="003B12B9"/>
    <w:rsid w:val="003B1D0F"/>
    <w:rsid w:val="003B1EBE"/>
    <w:rsid w:val="003B4585"/>
    <w:rsid w:val="003B6C24"/>
    <w:rsid w:val="003C0375"/>
    <w:rsid w:val="003C13FF"/>
    <w:rsid w:val="003C3734"/>
    <w:rsid w:val="003C4533"/>
    <w:rsid w:val="003C564B"/>
    <w:rsid w:val="003C72DB"/>
    <w:rsid w:val="003C7496"/>
    <w:rsid w:val="003D0725"/>
    <w:rsid w:val="003D1C8A"/>
    <w:rsid w:val="003D2C66"/>
    <w:rsid w:val="003D3BE7"/>
    <w:rsid w:val="003D3D11"/>
    <w:rsid w:val="003D4B3F"/>
    <w:rsid w:val="003D714F"/>
    <w:rsid w:val="003E041D"/>
    <w:rsid w:val="003E0421"/>
    <w:rsid w:val="003E4103"/>
    <w:rsid w:val="003E497F"/>
    <w:rsid w:val="003E70B1"/>
    <w:rsid w:val="003E729F"/>
    <w:rsid w:val="003E737D"/>
    <w:rsid w:val="003F23F2"/>
    <w:rsid w:val="003F280D"/>
    <w:rsid w:val="003F343F"/>
    <w:rsid w:val="003F5425"/>
    <w:rsid w:val="003F54FC"/>
    <w:rsid w:val="003F69FD"/>
    <w:rsid w:val="003F6F45"/>
    <w:rsid w:val="0040179B"/>
    <w:rsid w:val="00403DA5"/>
    <w:rsid w:val="0040423F"/>
    <w:rsid w:val="004061C7"/>
    <w:rsid w:val="004072BC"/>
    <w:rsid w:val="00407428"/>
    <w:rsid w:val="00407F5F"/>
    <w:rsid w:val="00410924"/>
    <w:rsid w:val="00411ADC"/>
    <w:rsid w:val="00414B9B"/>
    <w:rsid w:val="004151E4"/>
    <w:rsid w:val="0041705E"/>
    <w:rsid w:val="00417803"/>
    <w:rsid w:val="004204CF"/>
    <w:rsid w:val="00421631"/>
    <w:rsid w:val="0042184F"/>
    <w:rsid w:val="00421DBB"/>
    <w:rsid w:val="0042211D"/>
    <w:rsid w:val="00422E0A"/>
    <w:rsid w:val="00424AF6"/>
    <w:rsid w:val="00425C63"/>
    <w:rsid w:val="00427584"/>
    <w:rsid w:val="0042793C"/>
    <w:rsid w:val="00430CDF"/>
    <w:rsid w:val="004311EE"/>
    <w:rsid w:val="0043253D"/>
    <w:rsid w:val="004328EF"/>
    <w:rsid w:val="00432FFA"/>
    <w:rsid w:val="004343C7"/>
    <w:rsid w:val="00435415"/>
    <w:rsid w:val="004355C3"/>
    <w:rsid w:val="00435885"/>
    <w:rsid w:val="004367A5"/>
    <w:rsid w:val="00437D6C"/>
    <w:rsid w:val="00442788"/>
    <w:rsid w:val="004478C4"/>
    <w:rsid w:val="004513AE"/>
    <w:rsid w:val="00451DCA"/>
    <w:rsid w:val="00452225"/>
    <w:rsid w:val="00453FA6"/>
    <w:rsid w:val="00454A06"/>
    <w:rsid w:val="004570C1"/>
    <w:rsid w:val="004610FB"/>
    <w:rsid w:val="00462153"/>
    <w:rsid w:val="004631CA"/>
    <w:rsid w:val="00463502"/>
    <w:rsid w:val="0046507A"/>
    <w:rsid w:val="00465D62"/>
    <w:rsid w:val="0046683D"/>
    <w:rsid w:val="004718B4"/>
    <w:rsid w:val="00472534"/>
    <w:rsid w:val="00472F2F"/>
    <w:rsid w:val="0047389E"/>
    <w:rsid w:val="0047455E"/>
    <w:rsid w:val="0047489E"/>
    <w:rsid w:val="00474A35"/>
    <w:rsid w:val="00476D9A"/>
    <w:rsid w:val="004802F0"/>
    <w:rsid w:val="00480327"/>
    <w:rsid w:val="00480B88"/>
    <w:rsid w:val="0048175B"/>
    <w:rsid w:val="004818DC"/>
    <w:rsid w:val="00482951"/>
    <w:rsid w:val="0048395A"/>
    <w:rsid w:val="004851C7"/>
    <w:rsid w:val="00486010"/>
    <w:rsid w:val="00486C1A"/>
    <w:rsid w:val="004924FD"/>
    <w:rsid w:val="004938A4"/>
    <w:rsid w:val="00493E4C"/>
    <w:rsid w:val="0049454E"/>
    <w:rsid w:val="004945C6"/>
    <w:rsid w:val="004946B1"/>
    <w:rsid w:val="00494A22"/>
    <w:rsid w:val="00494C8B"/>
    <w:rsid w:val="00495B5F"/>
    <w:rsid w:val="00495FDE"/>
    <w:rsid w:val="00496CE1"/>
    <w:rsid w:val="00496DA8"/>
    <w:rsid w:val="004A0451"/>
    <w:rsid w:val="004A1AE0"/>
    <w:rsid w:val="004A264B"/>
    <w:rsid w:val="004A2C2D"/>
    <w:rsid w:val="004A344A"/>
    <w:rsid w:val="004A4B8D"/>
    <w:rsid w:val="004A577B"/>
    <w:rsid w:val="004B314A"/>
    <w:rsid w:val="004B5080"/>
    <w:rsid w:val="004B7A6F"/>
    <w:rsid w:val="004C0096"/>
    <w:rsid w:val="004C050C"/>
    <w:rsid w:val="004C05DF"/>
    <w:rsid w:val="004C2C4D"/>
    <w:rsid w:val="004C3849"/>
    <w:rsid w:val="004C54BD"/>
    <w:rsid w:val="004C55D3"/>
    <w:rsid w:val="004C77A8"/>
    <w:rsid w:val="004C7C26"/>
    <w:rsid w:val="004D021B"/>
    <w:rsid w:val="004D141F"/>
    <w:rsid w:val="004D18DF"/>
    <w:rsid w:val="004D34D0"/>
    <w:rsid w:val="004D3964"/>
    <w:rsid w:val="004D5B52"/>
    <w:rsid w:val="004E0C97"/>
    <w:rsid w:val="004E32E2"/>
    <w:rsid w:val="004E4344"/>
    <w:rsid w:val="004E4716"/>
    <w:rsid w:val="004E4DBC"/>
    <w:rsid w:val="004E5359"/>
    <w:rsid w:val="004E5E1A"/>
    <w:rsid w:val="004E67D1"/>
    <w:rsid w:val="004E7651"/>
    <w:rsid w:val="004F1245"/>
    <w:rsid w:val="004F3075"/>
    <w:rsid w:val="004F3A03"/>
    <w:rsid w:val="004F3BCF"/>
    <w:rsid w:val="004F461C"/>
    <w:rsid w:val="004F500C"/>
    <w:rsid w:val="004F68AA"/>
    <w:rsid w:val="004F69E1"/>
    <w:rsid w:val="004F70AD"/>
    <w:rsid w:val="00500989"/>
    <w:rsid w:val="00500E18"/>
    <w:rsid w:val="00502A30"/>
    <w:rsid w:val="00502EFF"/>
    <w:rsid w:val="00503CA7"/>
    <w:rsid w:val="0050484A"/>
    <w:rsid w:val="00506A24"/>
    <w:rsid w:val="00511F1E"/>
    <w:rsid w:val="00513EEC"/>
    <w:rsid w:val="005149B4"/>
    <w:rsid w:val="00516822"/>
    <w:rsid w:val="0051701A"/>
    <w:rsid w:val="0051750B"/>
    <w:rsid w:val="0052009D"/>
    <w:rsid w:val="005202C0"/>
    <w:rsid w:val="00521A47"/>
    <w:rsid w:val="0052382F"/>
    <w:rsid w:val="00524EC9"/>
    <w:rsid w:val="005258C5"/>
    <w:rsid w:val="00527B48"/>
    <w:rsid w:val="005309A0"/>
    <w:rsid w:val="0053193B"/>
    <w:rsid w:val="00531DAD"/>
    <w:rsid w:val="00532077"/>
    <w:rsid w:val="00533755"/>
    <w:rsid w:val="0053474D"/>
    <w:rsid w:val="00534BE6"/>
    <w:rsid w:val="00540DAE"/>
    <w:rsid w:val="005445CE"/>
    <w:rsid w:val="005462AE"/>
    <w:rsid w:val="005479BF"/>
    <w:rsid w:val="00547EE8"/>
    <w:rsid w:val="0055120E"/>
    <w:rsid w:val="005517D9"/>
    <w:rsid w:val="0055226B"/>
    <w:rsid w:val="005524FC"/>
    <w:rsid w:val="00553463"/>
    <w:rsid w:val="005545E2"/>
    <w:rsid w:val="00555173"/>
    <w:rsid w:val="0055526D"/>
    <w:rsid w:val="00556984"/>
    <w:rsid w:val="00556C2B"/>
    <w:rsid w:val="0055769F"/>
    <w:rsid w:val="00561276"/>
    <w:rsid w:val="00562B2A"/>
    <w:rsid w:val="00564B56"/>
    <w:rsid w:val="00565AC9"/>
    <w:rsid w:val="00566985"/>
    <w:rsid w:val="00570E7C"/>
    <w:rsid w:val="00572690"/>
    <w:rsid w:val="00573C57"/>
    <w:rsid w:val="00574CC1"/>
    <w:rsid w:val="0057530B"/>
    <w:rsid w:val="005756AE"/>
    <w:rsid w:val="00575EA6"/>
    <w:rsid w:val="00576495"/>
    <w:rsid w:val="00584A9B"/>
    <w:rsid w:val="00585D78"/>
    <w:rsid w:val="00586887"/>
    <w:rsid w:val="00586E1F"/>
    <w:rsid w:val="005874F7"/>
    <w:rsid w:val="00592B7B"/>
    <w:rsid w:val="00593A17"/>
    <w:rsid w:val="00594CFA"/>
    <w:rsid w:val="00594DBB"/>
    <w:rsid w:val="005954F4"/>
    <w:rsid w:val="005A03D7"/>
    <w:rsid w:val="005A03E1"/>
    <w:rsid w:val="005A0D83"/>
    <w:rsid w:val="005A3D99"/>
    <w:rsid w:val="005A5B66"/>
    <w:rsid w:val="005A65BA"/>
    <w:rsid w:val="005A71FD"/>
    <w:rsid w:val="005B0C72"/>
    <w:rsid w:val="005B154C"/>
    <w:rsid w:val="005B25CB"/>
    <w:rsid w:val="005B2883"/>
    <w:rsid w:val="005B3948"/>
    <w:rsid w:val="005B410A"/>
    <w:rsid w:val="005B4E13"/>
    <w:rsid w:val="005B5121"/>
    <w:rsid w:val="005B530A"/>
    <w:rsid w:val="005B7CFE"/>
    <w:rsid w:val="005C0543"/>
    <w:rsid w:val="005C0A03"/>
    <w:rsid w:val="005C2134"/>
    <w:rsid w:val="005C240D"/>
    <w:rsid w:val="005C2913"/>
    <w:rsid w:val="005C2D1C"/>
    <w:rsid w:val="005C377C"/>
    <w:rsid w:val="005C489B"/>
    <w:rsid w:val="005C5AD0"/>
    <w:rsid w:val="005C6596"/>
    <w:rsid w:val="005D1D21"/>
    <w:rsid w:val="005D1F4E"/>
    <w:rsid w:val="005D3443"/>
    <w:rsid w:val="005D4666"/>
    <w:rsid w:val="005D531F"/>
    <w:rsid w:val="005D6C8E"/>
    <w:rsid w:val="005D717A"/>
    <w:rsid w:val="005E01E0"/>
    <w:rsid w:val="005E18B8"/>
    <w:rsid w:val="005E2619"/>
    <w:rsid w:val="005E26ED"/>
    <w:rsid w:val="005E321A"/>
    <w:rsid w:val="005E35DE"/>
    <w:rsid w:val="005E5706"/>
    <w:rsid w:val="005E7E9D"/>
    <w:rsid w:val="005F0625"/>
    <w:rsid w:val="005F1B68"/>
    <w:rsid w:val="005F3404"/>
    <w:rsid w:val="005F3AB8"/>
    <w:rsid w:val="005F42A0"/>
    <w:rsid w:val="005F47E0"/>
    <w:rsid w:val="005F57C5"/>
    <w:rsid w:val="005F6415"/>
    <w:rsid w:val="005F7074"/>
    <w:rsid w:val="005F787F"/>
    <w:rsid w:val="00600B9E"/>
    <w:rsid w:val="00603A78"/>
    <w:rsid w:val="00604745"/>
    <w:rsid w:val="006047F8"/>
    <w:rsid w:val="00604828"/>
    <w:rsid w:val="00604D8E"/>
    <w:rsid w:val="00605FD0"/>
    <w:rsid w:val="00606147"/>
    <w:rsid w:val="0060690F"/>
    <w:rsid w:val="006075D8"/>
    <w:rsid w:val="00607713"/>
    <w:rsid w:val="00613090"/>
    <w:rsid w:val="006139B5"/>
    <w:rsid w:val="00613AE9"/>
    <w:rsid w:val="00613F7A"/>
    <w:rsid w:val="0061412A"/>
    <w:rsid w:val="00616EBE"/>
    <w:rsid w:val="00617440"/>
    <w:rsid w:val="00620460"/>
    <w:rsid w:val="0062185B"/>
    <w:rsid w:val="00622BD2"/>
    <w:rsid w:val="0063096D"/>
    <w:rsid w:val="006313BB"/>
    <w:rsid w:val="0063195D"/>
    <w:rsid w:val="00632870"/>
    <w:rsid w:val="006341FE"/>
    <w:rsid w:val="006343C4"/>
    <w:rsid w:val="00634A94"/>
    <w:rsid w:val="0063585C"/>
    <w:rsid w:val="00641018"/>
    <w:rsid w:val="0064160B"/>
    <w:rsid w:val="006436EE"/>
    <w:rsid w:val="00644AA3"/>
    <w:rsid w:val="00646459"/>
    <w:rsid w:val="006464BC"/>
    <w:rsid w:val="0064662E"/>
    <w:rsid w:val="006473C2"/>
    <w:rsid w:val="00650C7C"/>
    <w:rsid w:val="00655388"/>
    <w:rsid w:val="0065653F"/>
    <w:rsid w:val="00656F9D"/>
    <w:rsid w:val="00663E02"/>
    <w:rsid w:val="00667379"/>
    <w:rsid w:val="006717CD"/>
    <w:rsid w:val="00671CF2"/>
    <w:rsid w:val="006720F0"/>
    <w:rsid w:val="00675281"/>
    <w:rsid w:val="0067668D"/>
    <w:rsid w:val="00680F78"/>
    <w:rsid w:val="00680FB6"/>
    <w:rsid w:val="00681E99"/>
    <w:rsid w:val="006823EE"/>
    <w:rsid w:val="0068552A"/>
    <w:rsid w:val="00686CE6"/>
    <w:rsid w:val="0068769A"/>
    <w:rsid w:val="006879ED"/>
    <w:rsid w:val="00690AE0"/>
    <w:rsid w:val="00691A2A"/>
    <w:rsid w:val="00692605"/>
    <w:rsid w:val="00692B4A"/>
    <w:rsid w:val="00694533"/>
    <w:rsid w:val="00694617"/>
    <w:rsid w:val="00694B64"/>
    <w:rsid w:val="006A07F5"/>
    <w:rsid w:val="006A0C43"/>
    <w:rsid w:val="006A0ECA"/>
    <w:rsid w:val="006A126D"/>
    <w:rsid w:val="006A1299"/>
    <w:rsid w:val="006A1B7F"/>
    <w:rsid w:val="006A3852"/>
    <w:rsid w:val="006A3E87"/>
    <w:rsid w:val="006A4206"/>
    <w:rsid w:val="006A6569"/>
    <w:rsid w:val="006A764E"/>
    <w:rsid w:val="006B00FC"/>
    <w:rsid w:val="006B197C"/>
    <w:rsid w:val="006B3DAB"/>
    <w:rsid w:val="006C16BB"/>
    <w:rsid w:val="006C1E26"/>
    <w:rsid w:val="006C1F86"/>
    <w:rsid w:val="006C27A1"/>
    <w:rsid w:val="006C2EF9"/>
    <w:rsid w:val="006C309F"/>
    <w:rsid w:val="006C3A7B"/>
    <w:rsid w:val="006C4FAE"/>
    <w:rsid w:val="006C5989"/>
    <w:rsid w:val="006C5A93"/>
    <w:rsid w:val="006C6366"/>
    <w:rsid w:val="006C6540"/>
    <w:rsid w:val="006C72C6"/>
    <w:rsid w:val="006D0152"/>
    <w:rsid w:val="006D0948"/>
    <w:rsid w:val="006D108D"/>
    <w:rsid w:val="006D10C3"/>
    <w:rsid w:val="006D1226"/>
    <w:rsid w:val="006D3312"/>
    <w:rsid w:val="006D338C"/>
    <w:rsid w:val="006D5506"/>
    <w:rsid w:val="006D5D61"/>
    <w:rsid w:val="006D7BB7"/>
    <w:rsid w:val="006E141D"/>
    <w:rsid w:val="006E2072"/>
    <w:rsid w:val="006E2E50"/>
    <w:rsid w:val="006E2F95"/>
    <w:rsid w:val="006E519A"/>
    <w:rsid w:val="006E52E9"/>
    <w:rsid w:val="006E5E83"/>
    <w:rsid w:val="006E5F4D"/>
    <w:rsid w:val="006F09BC"/>
    <w:rsid w:val="006F1898"/>
    <w:rsid w:val="006F2808"/>
    <w:rsid w:val="006F3CE1"/>
    <w:rsid w:val="006F3D08"/>
    <w:rsid w:val="006F4F2B"/>
    <w:rsid w:val="006F512E"/>
    <w:rsid w:val="006F5DA5"/>
    <w:rsid w:val="006F69A0"/>
    <w:rsid w:val="006F722D"/>
    <w:rsid w:val="006F75AA"/>
    <w:rsid w:val="006F7ABC"/>
    <w:rsid w:val="00700A47"/>
    <w:rsid w:val="00700E3A"/>
    <w:rsid w:val="00702C41"/>
    <w:rsid w:val="0070356E"/>
    <w:rsid w:val="00703AE7"/>
    <w:rsid w:val="007046FA"/>
    <w:rsid w:val="00705182"/>
    <w:rsid w:val="0070601E"/>
    <w:rsid w:val="007071A5"/>
    <w:rsid w:val="00710426"/>
    <w:rsid w:val="00711731"/>
    <w:rsid w:val="00712100"/>
    <w:rsid w:val="007121AD"/>
    <w:rsid w:val="0071265F"/>
    <w:rsid w:val="00714866"/>
    <w:rsid w:val="00716753"/>
    <w:rsid w:val="00717CC8"/>
    <w:rsid w:val="007214A9"/>
    <w:rsid w:val="00721E49"/>
    <w:rsid w:val="00722485"/>
    <w:rsid w:val="00722D42"/>
    <w:rsid w:val="0072490B"/>
    <w:rsid w:val="00730B3C"/>
    <w:rsid w:val="00736243"/>
    <w:rsid w:val="00742284"/>
    <w:rsid w:val="00742602"/>
    <w:rsid w:val="00743ED3"/>
    <w:rsid w:val="007467AC"/>
    <w:rsid w:val="00746FF3"/>
    <w:rsid w:val="00750FB6"/>
    <w:rsid w:val="007533B0"/>
    <w:rsid w:val="00753729"/>
    <w:rsid w:val="0075420B"/>
    <w:rsid w:val="0075516C"/>
    <w:rsid w:val="007561B8"/>
    <w:rsid w:val="00756656"/>
    <w:rsid w:val="00757588"/>
    <w:rsid w:val="00757A1C"/>
    <w:rsid w:val="00757E79"/>
    <w:rsid w:val="00760739"/>
    <w:rsid w:val="00763237"/>
    <w:rsid w:val="00763E6F"/>
    <w:rsid w:val="007654E5"/>
    <w:rsid w:val="00765C2A"/>
    <w:rsid w:val="00765D29"/>
    <w:rsid w:val="0077145C"/>
    <w:rsid w:val="00771F5D"/>
    <w:rsid w:val="0077403C"/>
    <w:rsid w:val="007809A9"/>
    <w:rsid w:val="00781563"/>
    <w:rsid w:val="007832AD"/>
    <w:rsid w:val="00784543"/>
    <w:rsid w:val="00785724"/>
    <w:rsid w:val="00785B38"/>
    <w:rsid w:val="0078707F"/>
    <w:rsid w:val="00790022"/>
    <w:rsid w:val="00790319"/>
    <w:rsid w:val="00796055"/>
    <w:rsid w:val="00797083"/>
    <w:rsid w:val="0079765B"/>
    <w:rsid w:val="007A0118"/>
    <w:rsid w:val="007A011C"/>
    <w:rsid w:val="007A1ECD"/>
    <w:rsid w:val="007A2A85"/>
    <w:rsid w:val="007A377D"/>
    <w:rsid w:val="007A3DCC"/>
    <w:rsid w:val="007A44BC"/>
    <w:rsid w:val="007A5EB1"/>
    <w:rsid w:val="007A645E"/>
    <w:rsid w:val="007A6644"/>
    <w:rsid w:val="007A6C5C"/>
    <w:rsid w:val="007B0C43"/>
    <w:rsid w:val="007B0E87"/>
    <w:rsid w:val="007B104D"/>
    <w:rsid w:val="007B24D9"/>
    <w:rsid w:val="007B263A"/>
    <w:rsid w:val="007B2AAB"/>
    <w:rsid w:val="007B32B1"/>
    <w:rsid w:val="007B3BCF"/>
    <w:rsid w:val="007B4110"/>
    <w:rsid w:val="007B48B2"/>
    <w:rsid w:val="007B51EB"/>
    <w:rsid w:val="007B5B6C"/>
    <w:rsid w:val="007B6DBB"/>
    <w:rsid w:val="007C20F5"/>
    <w:rsid w:val="007C2B4B"/>
    <w:rsid w:val="007D0FEC"/>
    <w:rsid w:val="007D2148"/>
    <w:rsid w:val="007D225C"/>
    <w:rsid w:val="007D2F50"/>
    <w:rsid w:val="007D3568"/>
    <w:rsid w:val="007D4CD1"/>
    <w:rsid w:val="007D58C1"/>
    <w:rsid w:val="007D6BEF"/>
    <w:rsid w:val="007E161D"/>
    <w:rsid w:val="007E4A43"/>
    <w:rsid w:val="007E513B"/>
    <w:rsid w:val="007E6FD3"/>
    <w:rsid w:val="007F0178"/>
    <w:rsid w:val="007F048C"/>
    <w:rsid w:val="007F0C3C"/>
    <w:rsid w:val="007F0CBF"/>
    <w:rsid w:val="007F1334"/>
    <w:rsid w:val="007F3921"/>
    <w:rsid w:val="007F3B17"/>
    <w:rsid w:val="007F486F"/>
    <w:rsid w:val="007F6A18"/>
    <w:rsid w:val="007F7A28"/>
    <w:rsid w:val="00801350"/>
    <w:rsid w:val="00802410"/>
    <w:rsid w:val="00802E81"/>
    <w:rsid w:val="00803148"/>
    <w:rsid w:val="008035FB"/>
    <w:rsid w:val="008037F7"/>
    <w:rsid w:val="00803F9F"/>
    <w:rsid w:val="00804439"/>
    <w:rsid w:val="00804783"/>
    <w:rsid w:val="00804DF6"/>
    <w:rsid w:val="0080684F"/>
    <w:rsid w:val="00806A8B"/>
    <w:rsid w:val="008073D6"/>
    <w:rsid w:val="00811D29"/>
    <w:rsid w:val="0081332D"/>
    <w:rsid w:val="00814752"/>
    <w:rsid w:val="00815310"/>
    <w:rsid w:val="0081537F"/>
    <w:rsid w:val="008154CD"/>
    <w:rsid w:val="00815867"/>
    <w:rsid w:val="008169D3"/>
    <w:rsid w:val="00816BCB"/>
    <w:rsid w:val="0082090E"/>
    <w:rsid w:val="008225A4"/>
    <w:rsid w:val="0082397D"/>
    <w:rsid w:val="008244D9"/>
    <w:rsid w:val="00824CEC"/>
    <w:rsid w:val="0082563D"/>
    <w:rsid w:val="00825B30"/>
    <w:rsid w:val="008264E9"/>
    <w:rsid w:val="008267A6"/>
    <w:rsid w:val="00827FCB"/>
    <w:rsid w:val="00830C87"/>
    <w:rsid w:val="008313E8"/>
    <w:rsid w:val="00834308"/>
    <w:rsid w:val="00836AA7"/>
    <w:rsid w:val="0084312D"/>
    <w:rsid w:val="00847591"/>
    <w:rsid w:val="00847802"/>
    <w:rsid w:val="00850F33"/>
    <w:rsid w:val="0085327D"/>
    <w:rsid w:val="00853605"/>
    <w:rsid w:val="00854BDC"/>
    <w:rsid w:val="00855E97"/>
    <w:rsid w:val="008566B5"/>
    <w:rsid w:val="00857882"/>
    <w:rsid w:val="00857B45"/>
    <w:rsid w:val="00860F93"/>
    <w:rsid w:val="008613F4"/>
    <w:rsid w:val="008618A6"/>
    <w:rsid w:val="00861F88"/>
    <w:rsid w:val="00861FD5"/>
    <w:rsid w:val="00862D14"/>
    <w:rsid w:val="00864842"/>
    <w:rsid w:val="0086594E"/>
    <w:rsid w:val="00866DF8"/>
    <w:rsid w:val="00866E54"/>
    <w:rsid w:val="00867200"/>
    <w:rsid w:val="00871D17"/>
    <w:rsid w:val="00871E12"/>
    <w:rsid w:val="0087219E"/>
    <w:rsid w:val="0087377C"/>
    <w:rsid w:val="00874393"/>
    <w:rsid w:val="0087535D"/>
    <w:rsid w:val="008770C7"/>
    <w:rsid w:val="00880CD5"/>
    <w:rsid w:val="008844AE"/>
    <w:rsid w:val="008876CA"/>
    <w:rsid w:val="0088789E"/>
    <w:rsid w:val="00887A77"/>
    <w:rsid w:val="008918FD"/>
    <w:rsid w:val="008923CC"/>
    <w:rsid w:val="0089274C"/>
    <w:rsid w:val="00894A99"/>
    <w:rsid w:val="00896326"/>
    <w:rsid w:val="00897D83"/>
    <w:rsid w:val="008A376D"/>
    <w:rsid w:val="008A3B46"/>
    <w:rsid w:val="008A68AC"/>
    <w:rsid w:val="008A7493"/>
    <w:rsid w:val="008B0180"/>
    <w:rsid w:val="008B058E"/>
    <w:rsid w:val="008B1F98"/>
    <w:rsid w:val="008B3DD5"/>
    <w:rsid w:val="008B4385"/>
    <w:rsid w:val="008B4F03"/>
    <w:rsid w:val="008B7051"/>
    <w:rsid w:val="008B7E72"/>
    <w:rsid w:val="008C0576"/>
    <w:rsid w:val="008C297E"/>
    <w:rsid w:val="008C2B6B"/>
    <w:rsid w:val="008C5454"/>
    <w:rsid w:val="008D0603"/>
    <w:rsid w:val="008D0AB8"/>
    <w:rsid w:val="008D3938"/>
    <w:rsid w:val="008D6F0F"/>
    <w:rsid w:val="008E0092"/>
    <w:rsid w:val="008E0ABD"/>
    <w:rsid w:val="008E0AFF"/>
    <w:rsid w:val="008E0F78"/>
    <w:rsid w:val="008E143F"/>
    <w:rsid w:val="008E4F5B"/>
    <w:rsid w:val="008E5232"/>
    <w:rsid w:val="008E7228"/>
    <w:rsid w:val="008F2108"/>
    <w:rsid w:val="008F3924"/>
    <w:rsid w:val="008F3A71"/>
    <w:rsid w:val="008F3B9D"/>
    <w:rsid w:val="008F4E8E"/>
    <w:rsid w:val="008F5883"/>
    <w:rsid w:val="008F6524"/>
    <w:rsid w:val="008F6584"/>
    <w:rsid w:val="008F7BE0"/>
    <w:rsid w:val="008F7C33"/>
    <w:rsid w:val="00900175"/>
    <w:rsid w:val="00900F29"/>
    <w:rsid w:val="00901181"/>
    <w:rsid w:val="009014F2"/>
    <w:rsid w:val="009029D5"/>
    <w:rsid w:val="0090457C"/>
    <w:rsid w:val="00904E48"/>
    <w:rsid w:val="00904F93"/>
    <w:rsid w:val="0090541F"/>
    <w:rsid w:val="009100A0"/>
    <w:rsid w:val="00911588"/>
    <w:rsid w:val="00912AF2"/>
    <w:rsid w:val="00912E5D"/>
    <w:rsid w:val="009131BD"/>
    <w:rsid w:val="0091439B"/>
    <w:rsid w:val="00914D51"/>
    <w:rsid w:val="009151F7"/>
    <w:rsid w:val="00915363"/>
    <w:rsid w:val="00923257"/>
    <w:rsid w:val="00923817"/>
    <w:rsid w:val="00924201"/>
    <w:rsid w:val="00924680"/>
    <w:rsid w:val="00924C24"/>
    <w:rsid w:val="00926E44"/>
    <w:rsid w:val="00930396"/>
    <w:rsid w:val="00930E09"/>
    <w:rsid w:val="00932AA1"/>
    <w:rsid w:val="009336A3"/>
    <w:rsid w:val="00933FCC"/>
    <w:rsid w:val="0093430E"/>
    <w:rsid w:val="009345EB"/>
    <w:rsid w:val="00935A11"/>
    <w:rsid w:val="00940CB1"/>
    <w:rsid w:val="009442C3"/>
    <w:rsid w:val="009444B4"/>
    <w:rsid w:val="00946A50"/>
    <w:rsid w:val="0094700F"/>
    <w:rsid w:val="00950300"/>
    <w:rsid w:val="00950953"/>
    <w:rsid w:val="009513DA"/>
    <w:rsid w:val="0095351E"/>
    <w:rsid w:val="009543EC"/>
    <w:rsid w:val="00954697"/>
    <w:rsid w:val="00954FDD"/>
    <w:rsid w:val="009553FF"/>
    <w:rsid w:val="00956179"/>
    <w:rsid w:val="00956D93"/>
    <w:rsid w:val="009610DE"/>
    <w:rsid w:val="00963DE5"/>
    <w:rsid w:val="009650E3"/>
    <w:rsid w:val="00965C14"/>
    <w:rsid w:val="00966D54"/>
    <w:rsid w:val="00966F51"/>
    <w:rsid w:val="009714E9"/>
    <w:rsid w:val="00972D14"/>
    <w:rsid w:val="00973EEF"/>
    <w:rsid w:val="009740AC"/>
    <w:rsid w:val="00976490"/>
    <w:rsid w:val="00976C1D"/>
    <w:rsid w:val="00977FD5"/>
    <w:rsid w:val="00980913"/>
    <w:rsid w:val="00981B64"/>
    <w:rsid w:val="00982755"/>
    <w:rsid w:val="00983CED"/>
    <w:rsid w:val="00983ED8"/>
    <w:rsid w:val="0098532E"/>
    <w:rsid w:val="00985CA1"/>
    <w:rsid w:val="009870E0"/>
    <w:rsid w:val="00991AD1"/>
    <w:rsid w:val="0099686F"/>
    <w:rsid w:val="009977EB"/>
    <w:rsid w:val="00997B98"/>
    <w:rsid w:val="009A1756"/>
    <w:rsid w:val="009A2359"/>
    <w:rsid w:val="009A2ADA"/>
    <w:rsid w:val="009A2C9C"/>
    <w:rsid w:val="009A32B9"/>
    <w:rsid w:val="009A4CA8"/>
    <w:rsid w:val="009A54A7"/>
    <w:rsid w:val="009A5D9D"/>
    <w:rsid w:val="009A6502"/>
    <w:rsid w:val="009A6CFC"/>
    <w:rsid w:val="009A7C14"/>
    <w:rsid w:val="009B0C71"/>
    <w:rsid w:val="009B0D12"/>
    <w:rsid w:val="009B1925"/>
    <w:rsid w:val="009B1AB8"/>
    <w:rsid w:val="009B1CAE"/>
    <w:rsid w:val="009B1FE6"/>
    <w:rsid w:val="009B2F06"/>
    <w:rsid w:val="009B36FA"/>
    <w:rsid w:val="009B3D89"/>
    <w:rsid w:val="009B45C8"/>
    <w:rsid w:val="009C0726"/>
    <w:rsid w:val="009C1C93"/>
    <w:rsid w:val="009C3054"/>
    <w:rsid w:val="009C344E"/>
    <w:rsid w:val="009C35DE"/>
    <w:rsid w:val="009C70C9"/>
    <w:rsid w:val="009D0850"/>
    <w:rsid w:val="009D09C5"/>
    <w:rsid w:val="009D41CD"/>
    <w:rsid w:val="009D53F5"/>
    <w:rsid w:val="009D5C7D"/>
    <w:rsid w:val="009D7438"/>
    <w:rsid w:val="009D76AB"/>
    <w:rsid w:val="009E1958"/>
    <w:rsid w:val="009E2D01"/>
    <w:rsid w:val="009E34C1"/>
    <w:rsid w:val="009E504E"/>
    <w:rsid w:val="009E5FD6"/>
    <w:rsid w:val="009E60A8"/>
    <w:rsid w:val="009E67D2"/>
    <w:rsid w:val="009E7AA8"/>
    <w:rsid w:val="009F14A6"/>
    <w:rsid w:val="009F3044"/>
    <w:rsid w:val="009F3E10"/>
    <w:rsid w:val="009F53E7"/>
    <w:rsid w:val="009F64B2"/>
    <w:rsid w:val="009F6B3F"/>
    <w:rsid w:val="009F7B39"/>
    <w:rsid w:val="009F7E1F"/>
    <w:rsid w:val="00A0554C"/>
    <w:rsid w:val="00A06DC3"/>
    <w:rsid w:val="00A11817"/>
    <w:rsid w:val="00A14BE9"/>
    <w:rsid w:val="00A15265"/>
    <w:rsid w:val="00A233B5"/>
    <w:rsid w:val="00A234FC"/>
    <w:rsid w:val="00A23B15"/>
    <w:rsid w:val="00A2511C"/>
    <w:rsid w:val="00A30569"/>
    <w:rsid w:val="00A331D3"/>
    <w:rsid w:val="00A3429B"/>
    <w:rsid w:val="00A34DC4"/>
    <w:rsid w:val="00A359A3"/>
    <w:rsid w:val="00A430B1"/>
    <w:rsid w:val="00A45566"/>
    <w:rsid w:val="00A46151"/>
    <w:rsid w:val="00A469BE"/>
    <w:rsid w:val="00A4715E"/>
    <w:rsid w:val="00A47C69"/>
    <w:rsid w:val="00A507F7"/>
    <w:rsid w:val="00A601AE"/>
    <w:rsid w:val="00A60563"/>
    <w:rsid w:val="00A6090E"/>
    <w:rsid w:val="00A61393"/>
    <w:rsid w:val="00A6355E"/>
    <w:rsid w:val="00A643CA"/>
    <w:rsid w:val="00A6502D"/>
    <w:rsid w:val="00A66608"/>
    <w:rsid w:val="00A6724C"/>
    <w:rsid w:val="00A6754F"/>
    <w:rsid w:val="00A67E97"/>
    <w:rsid w:val="00A70BBB"/>
    <w:rsid w:val="00A70FDB"/>
    <w:rsid w:val="00A753D1"/>
    <w:rsid w:val="00A77ACB"/>
    <w:rsid w:val="00A8345B"/>
    <w:rsid w:val="00A83C01"/>
    <w:rsid w:val="00A85CCC"/>
    <w:rsid w:val="00A866BD"/>
    <w:rsid w:val="00A9081E"/>
    <w:rsid w:val="00A90A12"/>
    <w:rsid w:val="00A90F8F"/>
    <w:rsid w:val="00A9158C"/>
    <w:rsid w:val="00A91FFC"/>
    <w:rsid w:val="00A945F5"/>
    <w:rsid w:val="00A95676"/>
    <w:rsid w:val="00A979CB"/>
    <w:rsid w:val="00AA0760"/>
    <w:rsid w:val="00AA1789"/>
    <w:rsid w:val="00AA224E"/>
    <w:rsid w:val="00AA3466"/>
    <w:rsid w:val="00AA3BA4"/>
    <w:rsid w:val="00AA45DF"/>
    <w:rsid w:val="00AA513F"/>
    <w:rsid w:val="00AB0B2E"/>
    <w:rsid w:val="00AB2184"/>
    <w:rsid w:val="00AB3A1A"/>
    <w:rsid w:val="00AB47CC"/>
    <w:rsid w:val="00AB511F"/>
    <w:rsid w:val="00AC054B"/>
    <w:rsid w:val="00AC187A"/>
    <w:rsid w:val="00AC2450"/>
    <w:rsid w:val="00AC3542"/>
    <w:rsid w:val="00AC4664"/>
    <w:rsid w:val="00AC55E9"/>
    <w:rsid w:val="00AC5EE4"/>
    <w:rsid w:val="00AC7145"/>
    <w:rsid w:val="00AC76ED"/>
    <w:rsid w:val="00AD0408"/>
    <w:rsid w:val="00AD0B3D"/>
    <w:rsid w:val="00AD144D"/>
    <w:rsid w:val="00AD1CD8"/>
    <w:rsid w:val="00AD35B5"/>
    <w:rsid w:val="00AD3CB4"/>
    <w:rsid w:val="00AD5FDD"/>
    <w:rsid w:val="00AD6CC4"/>
    <w:rsid w:val="00AD7435"/>
    <w:rsid w:val="00AD78FD"/>
    <w:rsid w:val="00AE05C4"/>
    <w:rsid w:val="00AE2494"/>
    <w:rsid w:val="00AE25DD"/>
    <w:rsid w:val="00AE450D"/>
    <w:rsid w:val="00AE4525"/>
    <w:rsid w:val="00AE57A7"/>
    <w:rsid w:val="00AE599C"/>
    <w:rsid w:val="00AE5C7A"/>
    <w:rsid w:val="00AE5CEF"/>
    <w:rsid w:val="00AE5DAA"/>
    <w:rsid w:val="00AE749C"/>
    <w:rsid w:val="00AE7B37"/>
    <w:rsid w:val="00AF01A3"/>
    <w:rsid w:val="00AF0B80"/>
    <w:rsid w:val="00AF1103"/>
    <w:rsid w:val="00AF2383"/>
    <w:rsid w:val="00AF27D7"/>
    <w:rsid w:val="00AF2C04"/>
    <w:rsid w:val="00AF484B"/>
    <w:rsid w:val="00B001C8"/>
    <w:rsid w:val="00B0117D"/>
    <w:rsid w:val="00B017CB"/>
    <w:rsid w:val="00B01D68"/>
    <w:rsid w:val="00B022D4"/>
    <w:rsid w:val="00B0250F"/>
    <w:rsid w:val="00B040D8"/>
    <w:rsid w:val="00B06826"/>
    <w:rsid w:val="00B10047"/>
    <w:rsid w:val="00B109D8"/>
    <w:rsid w:val="00B10D30"/>
    <w:rsid w:val="00B124EE"/>
    <w:rsid w:val="00B126DA"/>
    <w:rsid w:val="00B138C0"/>
    <w:rsid w:val="00B13FD0"/>
    <w:rsid w:val="00B146BC"/>
    <w:rsid w:val="00B14CD7"/>
    <w:rsid w:val="00B164DB"/>
    <w:rsid w:val="00B17F59"/>
    <w:rsid w:val="00B2066B"/>
    <w:rsid w:val="00B239AD"/>
    <w:rsid w:val="00B23D26"/>
    <w:rsid w:val="00B24F0D"/>
    <w:rsid w:val="00B27AEE"/>
    <w:rsid w:val="00B302A0"/>
    <w:rsid w:val="00B302E1"/>
    <w:rsid w:val="00B3233D"/>
    <w:rsid w:val="00B326F2"/>
    <w:rsid w:val="00B3383A"/>
    <w:rsid w:val="00B35038"/>
    <w:rsid w:val="00B35870"/>
    <w:rsid w:val="00B35E5A"/>
    <w:rsid w:val="00B365C3"/>
    <w:rsid w:val="00B36B50"/>
    <w:rsid w:val="00B36C4E"/>
    <w:rsid w:val="00B37448"/>
    <w:rsid w:val="00B3753C"/>
    <w:rsid w:val="00B4104A"/>
    <w:rsid w:val="00B44547"/>
    <w:rsid w:val="00B45A8B"/>
    <w:rsid w:val="00B50CAA"/>
    <w:rsid w:val="00B51D81"/>
    <w:rsid w:val="00B52563"/>
    <w:rsid w:val="00B52EE0"/>
    <w:rsid w:val="00B53259"/>
    <w:rsid w:val="00B546E8"/>
    <w:rsid w:val="00B613EC"/>
    <w:rsid w:val="00B63478"/>
    <w:rsid w:val="00B63862"/>
    <w:rsid w:val="00B6501C"/>
    <w:rsid w:val="00B67284"/>
    <w:rsid w:val="00B67971"/>
    <w:rsid w:val="00B67C59"/>
    <w:rsid w:val="00B709D5"/>
    <w:rsid w:val="00B710B6"/>
    <w:rsid w:val="00B71BD4"/>
    <w:rsid w:val="00B73FDD"/>
    <w:rsid w:val="00B742BC"/>
    <w:rsid w:val="00B759A8"/>
    <w:rsid w:val="00B7666C"/>
    <w:rsid w:val="00B76EA7"/>
    <w:rsid w:val="00B8045A"/>
    <w:rsid w:val="00B80671"/>
    <w:rsid w:val="00B8142A"/>
    <w:rsid w:val="00B84F08"/>
    <w:rsid w:val="00B858F6"/>
    <w:rsid w:val="00B908DA"/>
    <w:rsid w:val="00B91ABF"/>
    <w:rsid w:val="00B94270"/>
    <w:rsid w:val="00B9570A"/>
    <w:rsid w:val="00B96847"/>
    <w:rsid w:val="00B96880"/>
    <w:rsid w:val="00BA076A"/>
    <w:rsid w:val="00BA1D40"/>
    <w:rsid w:val="00BA455C"/>
    <w:rsid w:val="00BB0B4F"/>
    <w:rsid w:val="00BB0CE5"/>
    <w:rsid w:val="00BB1311"/>
    <w:rsid w:val="00BB170F"/>
    <w:rsid w:val="00BB4127"/>
    <w:rsid w:val="00BB5089"/>
    <w:rsid w:val="00BB5F61"/>
    <w:rsid w:val="00BB682C"/>
    <w:rsid w:val="00BB769D"/>
    <w:rsid w:val="00BC0E13"/>
    <w:rsid w:val="00BC7B99"/>
    <w:rsid w:val="00BC7D30"/>
    <w:rsid w:val="00BD0958"/>
    <w:rsid w:val="00BD12FF"/>
    <w:rsid w:val="00BD177F"/>
    <w:rsid w:val="00BD1FBA"/>
    <w:rsid w:val="00BD547C"/>
    <w:rsid w:val="00BD56B2"/>
    <w:rsid w:val="00BD58AC"/>
    <w:rsid w:val="00BD7988"/>
    <w:rsid w:val="00BD7F2D"/>
    <w:rsid w:val="00BE1BF6"/>
    <w:rsid w:val="00BE2906"/>
    <w:rsid w:val="00BE370B"/>
    <w:rsid w:val="00BE5E7B"/>
    <w:rsid w:val="00BE62A7"/>
    <w:rsid w:val="00BE69CF"/>
    <w:rsid w:val="00BF0E34"/>
    <w:rsid w:val="00BF1B61"/>
    <w:rsid w:val="00BF1FE0"/>
    <w:rsid w:val="00BF2E4B"/>
    <w:rsid w:val="00BF4292"/>
    <w:rsid w:val="00BF490F"/>
    <w:rsid w:val="00BF5E8B"/>
    <w:rsid w:val="00C0059E"/>
    <w:rsid w:val="00C00B3C"/>
    <w:rsid w:val="00C01556"/>
    <w:rsid w:val="00C05031"/>
    <w:rsid w:val="00C07C04"/>
    <w:rsid w:val="00C14893"/>
    <w:rsid w:val="00C15316"/>
    <w:rsid w:val="00C17419"/>
    <w:rsid w:val="00C23873"/>
    <w:rsid w:val="00C243D0"/>
    <w:rsid w:val="00C251AE"/>
    <w:rsid w:val="00C2686E"/>
    <w:rsid w:val="00C26EAB"/>
    <w:rsid w:val="00C27561"/>
    <w:rsid w:val="00C27BDC"/>
    <w:rsid w:val="00C27FA4"/>
    <w:rsid w:val="00C27FAC"/>
    <w:rsid w:val="00C31260"/>
    <w:rsid w:val="00C315E7"/>
    <w:rsid w:val="00C31BAA"/>
    <w:rsid w:val="00C3315E"/>
    <w:rsid w:val="00C33312"/>
    <w:rsid w:val="00C341C4"/>
    <w:rsid w:val="00C34F8C"/>
    <w:rsid w:val="00C353D5"/>
    <w:rsid w:val="00C35596"/>
    <w:rsid w:val="00C3648D"/>
    <w:rsid w:val="00C365A8"/>
    <w:rsid w:val="00C408D0"/>
    <w:rsid w:val="00C40A57"/>
    <w:rsid w:val="00C42553"/>
    <w:rsid w:val="00C47802"/>
    <w:rsid w:val="00C5005E"/>
    <w:rsid w:val="00C50E1B"/>
    <w:rsid w:val="00C50FFD"/>
    <w:rsid w:val="00C5351D"/>
    <w:rsid w:val="00C53F92"/>
    <w:rsid w:val="00C542BD"/>
    <w:rsid w:val="00C55534"/>
    <w:rsid w:val="00C6071C"/>
    <w:rsid w:val="00C61761"/>
    <w:rsid w:val="00C63F1D"/>
    <w:rsid w:val="00C66146"/>
    <w:rsid w:val="00C678E8"/>
    <w:rsid w:val="00C67B3F"/>
    <w:rsid w:val="00C67FF9"/>
    <w:rsid w:val="00C70765"/>
    <w:rsid w:val="00C72BA5"/>
    <w:rsid w:val="00C73DEE"/>
    <w:rsid w:val="00C76961"/>
    <w:rsid w:val="00C77BEB"/>
    <w:rsid w:val="00C826B5"/>
    <w:rsid w:val="00C827F0"/>
    <w:rsid w:val="00C83651"/>
    <w:rsid w:val="00C84242"/>
    <w:rsid w:val="00C84464"/>
    <w:rsid w:val="00C865BC"/>
    <w:rsid w:val="00C87D9A"/>
    <w:rsid w:val="00C91451"/>
    <w:rsid w:val="00C91AA9"/>
    <w:rsid w:val="00C91ABA"/>
    <w:rsid w:val="00C91DA9"/>
    <w:rsid w:val="00C91F08"/>
    <w:rsid w:val="00C920EC"/>
    <w:rsid w:val="00C92853"/>
    <w:rsid w:val="00C9306F"/>
    <w:rsid w:val="00C94815"/>
    <w:rsid w:val="00C94817"/>
    <w:rsid w:val="00C964F4"/>
    <w:rsid w:val="00C96682"/>
    <w:rsid w:val="00C9747E"/>
    <w:rsid w:val="00CA14DA"/>
    <w:rsid w:val="00CA2402"/>
    <w:rsid w:val="00CA2477"/>
    <w:rsid w:val="00CA4223"/>
    <w:rsid w:val="00CA4D73"/>
    <w:rsid w:val="00CA524B"/>
    <w:rsid w:val="00CA77CD"/>
    <w:rsid w:val="00CB1F8B"/>
    <w:rsid w:val="00CB5CF6"/>
    <w:rsid w:val="00CB7CA8"/>
    <w:rsid w:val="00CC0F4F"/>
    <w:rsid w:val="00CC2C16"/>
    <w:rsid w:val="00CC41A1"/>
    <w:rsid w:val="00CC520B"/>
    <w:rsid w:val="00CC6DE7"/>
    <w:rsid w:val="00CC71B8"/>
    <w:rsid w:val="00CC75CE"/>
    <w:rsid w:val="00CD0AB4"/>
    <w:rsid w:val="00CD10BA"/>
    <w:rsid w:val="00CD26E5"/>
    <w:rsid w:val="00CD562E"/>
    <w:rsid w:val="00CD56BC"/>
    <w:rsid w:val="00CD58BB"/>
    <w:rsid w:val="00CD75A5"/>
    <w:rsid w:val="00CD7EA0"/>
    <w:rsid w:val="00CE1863"/>
    <w:rsid w:val="00CE1C8C"/>
    <w:rsid w:val="00CE26D2"/>
    <w:rsid w:val="00CE3275"/>
    <w:rsid w:val="00CE7AFF"/>
    <w:rsid w:val="00CF1C83"/>
    <w:rsid w:val="00CF29D9"/>
    <w:rsid w:val="00CF2FF0"/>
    <w:rsid w:val="00CF32A3"/>
    <w:rsid w:val="00CF3D17"/>
    <w:rsid w:val="00CF6E80"/>
    <w:rsid w:val="00D00D9D"/>
    <w:rsid w:val="00D01242"/>
    <w:rsid w:val="00D02645"/>
    <w:rsid w:val="00D02836"/>
    <w:rsid w:val="00D03DE4"/>
    <w:rsid w:val="00D05442"/>
    <w:rsid w:val="00D055D2"/>
    <w:rsid w:val="00D07335"/>
    <w:rsid w:val="00D073B1"/>
    <w:rsid w:val="00D07E1A"/>
    <w:rsid w:val="00D113D3"/>
    <w:rsid w:val="00D12BAF"/>
    <w:rsid w:val="00D12C01"/>
    <w:rsid w:val="00D1312C"/>
    <w:rsid w:val="00D13FF6"/>
    <w:rsid w:val="00D147FA"/>
    <w:rsid w:val="00D1632F"/>
    <w:rsid w:val="00D20193"/>
    <w:rsid w:val="00D21441"/>
    <w:rsid w:val="00D22893"/>
    <w:rsid w:val="00D233E2"/>
    <w:rsid w:val="00D23BFC"/>
    <w:rsid w:val="00D23DDA"/>
    <w:rsid w:val="00D2476A"/>
    <w:rsid w:val="00D26B24"/>
    <w:rsid w:val="00D26B67"/>
    <w:rsid w:val="00D34916"/>
    <w:rsid w:val="00D36CFA"/>
    <w:rsid w:val="00D36D0E"/>
    <w:rsid w:val="00D37772"/>
    <w:rsid w:val="00D403C8"/>
    <w:rsid w:val="00D406D3"/>
    <w:rsid w:val="00D4129A"/>
    <w:rsid w:val="00D423BC"/>
    <w:rsid w:val="00D429F2"/>
    <w:rsid w:val="00D42E11"/>
    <w:rsid w:val="00D43183"/>
    <w:rsid w:val="00D43475"/>
    <w:rsid w:val="00D4370A"/>
    <w:rsid w:val="00D43FCD"/>
    <w:rsid w:val="00D45706"/>
    <w:rsid w:val="00D45EC3"/>
    <w:rsid w:val="00D46CC7"/>
    <w:rsid w:val="00D475DD"/>
    <w:rsid w:val="00D479E7"/>
    <w:rsid w:val="00D47D8B"/>
    <w:rsid w:val="00D5050A"/>
    <w:rsid w:val="00D506DD"/>
    <w:rsid w:val="00D50936"/>
    <w:rsid w:val="00D51CF0"/>
    <w:rsid w:val="00D53F5A"/>
    <w:rsid w:val="00D5490D"/>
    <w:rsid w:val="00D55742"/>
    <w:rsid w:val="00D572A6"/>
    <w:rsid w:val="00D576E1"/>
    <w:rsid w:val="00D57BEA"/>
    <w:rsid w:val="00D60486"/>
    <w:rsid w:val="00D61FD7"/>
    <w:rsid w:val="00D624E8"/>
    <w:rsid w:val="00D6270B"/>
    <w:rsid w:val="00D6311C"/>
    <w:rsid w:val="00D64476"/>
    <w:rsid w:val="00D70BDE"/>
    <w:rsid w:val="00D70C6B"/>
    <w:rsid w:val="00D73D81"/>
    <w:rsid w:val="00D7609D"/>
    <w:rsid w:val="00D76B03"/>
    <w:rsid w:val="00D770FA"/>
    <w:rsid w:val="00D779C8"/>
    <w:rsid w:val="00D80825"/>
    <w:rsid w:val="00D81927"/>
    <w:rsid w:val="00D826AA"/>
    <w:rsid w:val="00D84352"/>
    <w:rsid w:val="00D84591"/>
    <w:rsid w:val="00D849A3"/>
    <w:rsid w:val="00D86D61"/>
    <w:rsid w:val="00D8741E"/>
    <w:rsid w:val="00D87BBE"/>
    <w:rsid w:val="00D87BEA"/>
    <w:rsid w:val="00D91681"/>
    <w:rsid w:val="00D916F2"/>
    <w:rsid w:val="00D91917"/>
    <w:rsid w:val="00D92434"/>
    <w:rsid w:val="00D93D57"/>
    <w:rsid w:val="00D9412F"/>
    <w:rsid w:val="00D94A50"/>
    <w:rsid w:val="00D954EB"/>
    <w:rsid w:val="00D95E2C"/>
    <w:rsid w:val="00D95E7E"/>
    <w:rsid w:val="00D96138"/>
    <w:rsid w:val="00D9698F"/>
    <w:rsid w:val="00D96E60"/>
    <w:rsid w:val="00DA18A3"/>
    <w:rsid w:val="00DA1F02"/>
    <w:rsid w:val="00DA2E02"/>
    <w:rsid w:val="00DA3910"/>
    <w:rsid w:val="00DA4450"/>
    <w:rsid w:val="00DA48B8"/>
    <w:rsid w:val="00DA527C"/>
    <w:rsid w:val="00DA6A9E"/>
    <w:rsid w:val="00DA6DED"/>
    <w:rsid w:val="00DA7D97"/>
    <w:rsid w:val="00DB0D58"/>
    <w:rsid w:val="00DB1FD4"/>
    <w:rsid w:val="00DB2004"/>
    <w:rsid w:val="00DB4726"/>
    <w:rsid w:val="00DB4B64"/>
    <w:rsid w:val="00DB5722"/>
    <w:rsid w:val="00DB6FCD"/>
    <w:rsid w:val="00DB7AD2"/>
    <w:rsid w:val="00DC2E3E"/>
    <w:rsid w:val="00DC4926"/>
    <w:rsid w:val="00DC6ABB"/>
    <w:rsid w:val="00DC740C"/>
    <w:rsid w:val="00DD205D"/>
    <w:rsid w:val="00DD3187"/>
    <w:rsid w:val="00DD31CB"/>
    <w:rsid w:val="00DD38E6"/>
    <w:rsid w:val="00DD6491"/>
    <w:rsid w:val="00DD6A58"/>
    <w:rsid w:val="00DE0808"/>
    <w:rsid w:val="00DE145C"/>
    <w:rsid w:val="00DE1594"/>
    <w:rsid w:val="00DE22B5"/>
    <w:rsid w:val="00DE4560"/>
    <w:rsid w:val="00DE45AE"/>
    <w:rsid w:val="00DE4A45"/>
    <w:rsid w:val="00DE584A"/>
    <w:rsid w:val="00DE5D10"/>
    <w:rsid w:val="00DE70FE"/>
    <w:rsid w:val="00DE7F8A"/>
    <w:rsid w:val="00DF0FB2"/>
    <w:rsid w:val="00DF10C4"/>
    <w:rsid w:val="00DF2C91"/>
    <w:rsid w:val="00DF45D0"/>
    <w:rsid w:val="00DF6092"/>
    <w:rsid w:val="00E00740"/>
    <w:rsid w:val="00E00E11"/>
    <w:rsid w:val="00E05ED7"/>
    <w:rsid w:val="00E0691A"/>
    <w:rsid w:val="00E07EE4"/>
    <w:rsid w:val="00E120D8"/>
    <w:rsid w:val="00E12FF5"/>
    <w:rsid w:val="00E16E91"/>
    <w:rsid w:val="00E20AEB"/>
    <w:rsid w:val="00E22AB3"/>
    <w:rsid w:val="00E23526"/>
    <w:rsid w:val="00E2531B"/>
    <w:rsid w:val="00E26131"/>
    <w:rsid w:val="00E26C54"/>
    <w:rsid w:val="00E27226"/>
    <w:rsid w:val="00E30B69"/>
    <w:rsid w:val="00E30C42"/>
    <w:rsid w:val="00E3253B"/>
    <w:rsid w:val="00E32648"/>
    <w:rsid w:val="00E32E7E"/>
    <w:rsid w:val="00E33734"/>
    <w:rsid w:val="00E35AC7"/>
    <w:rsid w:val="00E35F31"/>
    <w:rsid w:val="00E362AC"/>
    <w:rsid w:val="00E36738"/>
    <w:rsid w:val="00E41781"/>
    <w:rsid w:val="00E41F08"/>
    <w:rsid w:val="00E4235D"/>
    <w:rsid w:val="00E42F0D"/>
    <w:rsid w:val="00E43DE6"/>
    <w:rsid w:val="00E444E4"/>
    <w:rsid w:val="00E44982"/>
    <w:rsid w:val="00E44B43"/>
    <w:rsid w:val="00E4566B"/>
    <w:rsid w:val="00E46811"/>
    <w:rsid w:val="00E47188"/>
    <w:rsid w:val="00E47317"/>
    <w:rsid w:val="00E511F6"/>
    <w:rsid w:val="00E51499"/>
    <w:rsid w:val="00E52357"/>
    <w:rsid w:val="00E52EF6"/>
    <w:rsid w:val="00E53D46"/>
    <w:rsid w:val="00E54FB9"/>
    <w:rsid w:val="00E56953"/>
    <w:rsid w:val="00E60BAA"/>
    <w:rsid w:val="00E62482"/>
    <w:rsid w:val="00E64BA7"/>
    <w:rsid w:val="00E66EC3"/>
    <w:rsid w:val="00E6740D"/>
    <w:rsid w:val="00E70D41"/>
    <w:rsid w:val="00E72D1E"/>
    <w:rsid w:val="00E72F85"/>
    <w:rsid w:val="00E73102"/>
    <w:rsid w:val="00E76923"/>
    <w:rsid w:val="00E76A7A"/>
    <w:rsid w:val="00E774D3"/>
    <w:rsid w:val="00E81A84"/>
    <w:rsid w:val="00E83306"/>
    <w:rsid w:val="00E8385C"/>
    <w:rsid w:val="00E86296"/>
    <w:rsid w:val="00E86A0C"/>
    <w:rsid w:val="00E86DAA"/>
    <w:rsid w:val="00E86FF7"/>
    <w:rsid w:val="00E87C23"/>
    <w:rsid w:val="00E90AE1"/>
    <w:rsid w:val="00E90C5E"/>
    <w:rsid w:val="00E929CE"/>
    <w:rsid w:val="00E956C0"/>
    <w:rsid w:val="00E975D2"/>
    <w:rsid w:val="00E97E42"/>
    <w:rsid w:val="00EA000F"/>
    <w:rsid w:val="00EA12BD"/>
    <w:rsid w:val="00EA25B3"/>
    <w:rsid w:val="00EA478F"/>
    <w:rsid w:val="00EA544C"/>
    <w:rsid w:val="00EA5A38"/>
    <w:rsid w:val="00EA6CF6"/>
    <w:rsid w:val="00EA6D7B"/>
    <w:rsid w:val="00EA711B"/>
    <w:rsid w:val="00EA7426"/>
    <w:rsid w:val="00EB0356"/>
    <w:rsid w:val="00EB04B5"/>
    <w:rsid w:val="00EB3724"/>
    <w:rsid w:val="00EB5227"/>
    <w:rsid w:val="00EB53B5"/>
    <w:rsid w:val="00EB5D7C"/>
    <w:rsid w:val="00EB5DBC"/>
    <w:rsid w:val="00EB7ED0"/>
    <w:rsid w:val="00EC027E"/>
    <w:rsid w:val="00EC02B7"/>
    <w:rsid w:val="00EC103D"/>
    <w:rsid w:val="00EC15BC"/>
    <w:rsid w:val="00EC430B"/>
    <w:rsid w:val="00EC6738"/>
    <w:rsid w:val="00ED00BB"/>
    <w:rsid w:val="00ED1863"/>
    <w:rsid w:val="00ED24FC"/>
    <w:rsid w:val="00ED2E16"/>
    <w:rsid w:val="00ED6978"/>
    <w:rsid w:val="00ED6F87"/>
    <w:rsid w:val="00ED6FD1"/>
    <w:rsid w:val="00ED7224"/>
    <w:rsid w:val="00ED78FB"/>
    <w:rsid w:val="00ED7CC6"/>
    <w:rsid w:val="00EE1A1F"/>
    <w:rsid w:val="00EE2264"/>
    <w:rsid w:val="00EE277C"/>
    <w:rsid w:val="00EE27FC"/>
    <w:rsid w:val="00EE4B19"/>
    <w:rsid w:val="00EE5A9C"/>
    <w:rsid w:val="00EE7B0F"/>
    <w:rsid w:val="00EF0C07"/>
    <w:rsid w:val="00EF106B"/>
    <w:rsid w:val="00EF1C04"/>
    <w:rsid w:val="00EF2061"/>
    <w:rsid w:val="00EF4E71"/>
    <w:rsid w:val="00EF73E2"/>
    <w:rsid w:val="00EF7555"/>
    <w:rsid w:val="00F005CD"/>
    <w:rsid w:val="00F009D0"/>
    <w:rsid w:val="00F00F2A"/>
    <w:rsid w:val="00F02395"/>
    <w:rsid w:val="00F035DF"/>
    <w:rsid w:val="00F0489A"/>
    <w:rsid w:val="00F04CF7"/>
    <w:rsid w:val="00F050F9"/>
    <w:rsid w:val="00F05E50"/>
    <w:rsid w:val="00F06E1B"/>
    <w:rsid w:val="00F0730C"/>
    <w:rsid w:val="00F076A6"/>
    <w:rsid w:val="00F07800"/>
    <w:rsid w:val="00F107C7"/>
    <w:rsid w:val="00F108A1"/>
    <w:rsid w:val="00F1322F"/>
    <w:rsid w:val="00F136CD"/>
    <w:rsid w:val="00F14CE5"/>
    <w:rsid w:val="00F14F11"/>
    <w:rsid w:val="00F15710"/>
    <w:rsid w:val="00F15FBC"/>
    <w:rsid w:val="00F20EFA"/>
    <w:rsid w:val="00F22F2D"/>
    <w:rsid w:val="00F24027"/>
    <w:rsid w:val="00F263BE"/>
    <w:rsid w:val="00F3080C"/>
    <w:rsid w:val="00F321A5"/>
    <w:rsid w:val="00F337D9"/>
    <w:rsid w:val="00F33E14"/>
    <w:rsid w:val="00F3442F"/>
    <w:rsid w:val="00F35D94"/>
    <w:rsid w:val="00F379A6"/>
    <w:rsid w:val="00F408CB"/>
    <w:rsid w:val="00F40CEA"/>
    <w:rsid w:val="00F41980"/>
    <w:rsid w:val="00F424C1"/>
    <w:rsid w:val="00F47A1D"/>
    <w:rsid w:val="00F50AB9"/>
    <w:rsid w:val="00F51E6D"/>
    <w:rsid w:val="00F52CD6"/>
    <w:rsid w:val="00F53281"/>
    <w:rsid w:val="00F543CB"/>
    <w:rsid w:val="00F54C23"/>
    <w:rsid w:val="00F5529B"/>
    <w:rsid w:val="00F56479"/>
    <w:rsid w:val="00F56831"/>
    <w:rsid w:val="00F620C6"/>
    <w:rsid w:val="00F638C9"/>
    <w:rsid w:val="00F642EC"/>
    <w:rsid w:val="00F6433E"/>
    <w:rsid w:val="00F6454D"/>
    <w:rsid w:val="00F64C7C"/>
    <w:rsid w:val="00F658E6"/>
    <w:rsid w:val="00F665E5"/>
    <w:rsid w:val="00F66909"/>
    <w:rsid w:val="00F6789E"/>
    <w:rsid w:val="00F714FB"/>
    <w:rsid w:val="00F71606"/>
    <w:rsid w:val="00F739DD"/>
    <w:rsid w:val="00F76C2E"/>
    <w:rsid w:val="00F76EFE"/>
    <w:rsid w:val="00F7721A"/>
    <w:rsid w:val="00F775F6"/>
    <w:rsid w:val="00F80718"/>
    <w:rsid w:val="00F80AF4"/>
    <w:rsid w:val="00F827D8"/>
    <w:rsid w:val="00F8282E"/>
    <w:rsid w:val="00F83552"/>
    <w:rsid w:val="00F85CFC"/>
    <w:rsid w:val="00F86B1D"/>
    <w:rsid w:val="00F87857"/>
    <w:rsid w:val="00F90C0C"/>
    <w:rsid w:val="00F91184"/>
    <w:rsid w:val="00F921DA"/>
    <w:rsid w:val="00F930FD"/>
    <w:rsid w:val="00F94841"/>
    <w:rsid w:val="00F96B56"/>
    <w:rsid w:val="00F96F85"/>
    <w:rsid w:val="00F96FE0"/>
    <w:rsid w:val="00F97456"/>
    <w:rsid w:val="00FA04D1"/>
    <w:rsid w:val="00FA066C"/>
    <w:rsid w:val="00FA26FE"/>
    <w:rsid w:val="00FA4D0F"/>
    <w:rsid w:val="00FA5558"/>
    <w:rsid w:val="00FB25F4"/>
    <w:rsid w:val="00FB2C3B"/>
    <w:rsid w:val="00FB380E"/>
    <w:rsid w:val="00FB55E3"/>
    <w:rsid w:val="00FB60B2"/>
    <w:rsid w:val="00FC1140"/>
    <w:rsid w:val="00FC33A3"/>
    <w:rsid w:val="00FC4CF0"/>
    <w:rsid w:val="00FC6FFC"/>
    <w:rsid w:val="00FC76E0"/>
    <w:rsid w:val="00FD0CAF"/>
    <w:rsid w:val="00FD12AE"/>
    <w:rsid w:val="00FD163F"/>
    <w:rsid w:val="00FD26AA"/>
    <w:rsid w:val="00FD3082"/>
    <w:rsid w:val="00FD3642"/>
    <w:rsid w:val="00FD498D"/>
    <w:rsid w:val="00FD535A"/>
    <w:rsid w:val="00FE4C96"/>
    <w:rsid w:val="00FE5DBA"/>
    <w:rsid w:val="00FE63CB"/>
    <w:rsid w:val="00FE672F"/>
    <w:rsid w:val="00FF1CF0"/>
    <w:rsid w:val="00FF3036"/>
    <w:rsid w:val="00FF3A40"/>
    <w:rsid w:val="00FF3E3B"/>
    <w:rsid w:val="00FF5EB7"/>
    <w:rsid w:val="00FF6B0C"/>
    <w:rsid w:val="02430D3B"/>
    <w:rsid w:val="03A5F780"/>
    <w:rsid w:val="0680A7E6"/>
    <w:rsid w:val="09E9D9B1"/>
    <w:rsid w:val="0BF2733E"/>
    <w:rsid w:val="0FB862DA"/>
    <w:rsid w:val="136D7168"/>
    <w:rsid w:val="19F7A070"/>
    <w:rsid w:val="1AE0D3A9"/>
    <w:rsid w:val="1C44D769"/>
    <w:rsid w:val="1CB00E3F"/>
    <w:rsid w:val="1F640BE5"/>
    <w:rsid w:val="205F23EB"/>
    <w:rsid w:val="29056C9B"/>
    <w:rsid w:val="307B7D05"/>
    <w:rsid w:val="33619BE8"/>
    <w:rsid w:val="346318BB"/>
    <w:rsid w:val="35A217D2"/>
    <w:rsid w:val="3647D02D"/>
    <w:rsid w:val="3BEA8784"/>
    <w:rsid w:val="3E1C426D"/>
    <w:rsid w:val="3FA5CB62"/>
    <w:rsid w:val="45AA9227"/>
    <w:rsid w:val="4D1EA1F8"/>
    <w:rsid w:val="50760C52"/>
    <w:rsid w:val="50AFB21F"/>
    <w:rsid w:val="511E19C0"/>
    <w:rsid w:val="53ADAD14"/>
    <w:rsid w:val="53CE2A84"/>
    <w:rsid w:val="5571E86B"/>
    <w:rsid w:val="581D107C"/>
    <w:rsid w:val="5DC642C8"/>
    <w:rsid w:val="5F18CAB1"/>
    <w:rsid w:val="62292040"/>
    <w:rsid w:val="63D6946E"/>
    <w:rsid w:val="63E4D207"/>
    <w:rsid w:val="64BD4A6F"/>
    <w:rsid w:val="671EF3E3"/>
    <w:rsid w:val="68D7734D"/>
    <w:rsid w:val="6E231E5C"/>
    <w:rsid w:val="6E5E7617"/>
    <w:rsid w:val="6F9638BD"/>
    <w:rsid w:val="702B21B2"/>
    <w:rsid w:val="719616D9"/>
    <w:rsid w:val="74D8997E"/>
    <w:rsid w:val="759E2FFF"/>
    <w:rsid w:val="76330F3B"/>
    <w:rsid w:val="7695B057"/>
    <w:rsid w:val="7929F68A"/>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4:defaultImageDpi w14:val="32767"/>
  <w15:chartTrackingRefBased/>
  <w15:docId w15:val="{96B48C6B-3D2C-48D5-A3CB-BA63B150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506A24"/>
    <w:pPr>
      <w:numPr>
        <w:numId w:val="1"/>
      </w:numPr>
      <w:tabs>
        <w:tab w:val="clear" w:pos="1134"/>
        <w:tab w:val="left" w:pos="567"/>
      </w:tabs>
      <w:spacing w:before="120" w:after="240" w:line="240" w:lineRule="auto"/>
      <w:ind w:left="0" w:firstLine="0"/>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0771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qFormat/>
    <w:rsid w:val="00F642EC"/>
    <w:pPr>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804DF6"/>
    <w:rPr>
      <w:rFonts w:cs="Arial"/>
      <w:b/>
      <w:bCs/>
      <w:kern w:val="32"/>
      <w:sz w:val="36"/>
      <w:szCs w:val="32"/>
      <w:lang w:eastAsia="en-US"/>
    </w:rPr>
  </w:style>
  <w:style w:type="paragraph" w:styleId="Irodalomjegyzk">
    <w:name w:val="Bibliography"/>
    <w:basedOn w:val="Norml"/>
    <w:next w:val="Norml"/>
    <w:uiPriority w:val="37"/>
    <w:unhideWhenUsed/>
    <w:rsid w:val="00694617"/>
  </w:style>
  <w:style w:type="character" w:customStyle="1" w:styleId="Cmsor4Char">
    <w:name w:val="Címsor 4 Char"/>
    <w:basedOn w:val="Bekezdsalapbettpusa"/>
    <w:link w:val="Cmsor4"/>
    <w:rsid w:val="0053474D"/>
    <w:rPr>
      <w:b/>
      <w:bCs/>
      <w:sz w:val="24"/>
      <w:szCs w:val="28"/>
      <w:lang w:eastAsia="en-US"/>
    </w:rPr>
  </w:style>
  <w:style w:type="table" w:styleId="Rcsostblzat">
    <w:name w:val="Table Grid"/>
    <w:basedOn w:val="Normltblzat"/>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Jegyzetszveg">
    <w:name w:val="annotation text"/>
    <w:basedOn w:val="Norml"/>
    <w:link w:val="JegyzetszvegChar"/>
    <w:pPr>
      <w:spacing w:line="240" w:lineRule="auto"/>
    </w:pPr>
    <w:rPr>
      <w:sz w:val="20"/>
      <w:szCs w:val="20"/>
    </w:rPr>
  </w:style>
  <w:style w:type="character" w:customStyle="1" w:styleId="JegyzetszvegChar">
    <w:name w:val="Jegyzetszöveg Char"/>
    <w:basedOn w:val="Bekezdsalapbettpusa"/>
    <w:link w:val="Jegyzetszveg"/>
    <w:rPr>
      <w:lang w:eastAsia="en-US"/>
    </w:rPr>
  </w:style>
  <w:style w:type="character" w:styleId="Jegyzethivatkozs">
    <w:name w:val="annotation reference"/>
    <w:basedOn w:val="Bekezdsalapbettpusa"/>
    <w:rPr>
      <w:sz w:val="16"/>
      <w:szCs w:val="16"/>
    </w:rPr>
  </w:style>
  <w:style w:type="paragraph" w:styleId="Megjegyzstrgya">
    <w:name w:val="annotation subject"/>
    <w:basedOn w:val="Jegyzetszveg"/>
    <w:next w:val="Jegyzetszveg"/>
    <w:link w:val="MegjegyzstrgyaChar"/>
    <w:semiHidden/>
    <w:unhideWhenUsed/>
    <w:rsid w:val="00290D6A"/>
    <w:rPr>
      <w:b/>
      <w:bCs/>
    </w:rPr>
  </w:style>
  <w:style w:type="character" w:customStyle="1" w:styleId="MegjegyzstrgyaChar">
    <w:name w:val="Megjegyzés tárgya Char"/>
    <w:basedOn w:val="JegyzetszvegChar"/>
    <w:link w:val="Megjegyzstrgya"/>
    <w:semiHidden/>
    <w:rsid w:val="00290D6A"/>
    <w:rPr>
      <w:b/>
      <w:bCs/>
      <w:lang w:eastAsia="en-US"/>
    </w:rPr>
  </w:style>
  <w:style w:type="paragraph" w:styleId="Vltozat">
    <w:name w:val="Revision"/>
    <w:hidden/>
    <w:uiPriority w:val="99"/>
    <w:semiHidden/>
    <w:rsid w:val="00811D29"/>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965">
      <w:bodyDiv w:val="1"/>
      <w:marLeft w:val="0"/>
      <w:marRight w:val="0"/>
      <w:marTop w:val="0"/>
      <w:marBottom w:val="0"/>
      <w:divBdr>
        <w:top w:val="none" w:sz="0" w:space="0" w:color="auto"/>
        <w:left w:val="none" w:sz="0" w:space="0" w:color="auto"/>
        <w:bottom w:val="none" w:sz="0" w:space="0" w:color="auto"/>
        <w:right w:val="none" w:sz="0" w:space="0" w:color="auto"/>
      </w:divBdr>
    </w:div>
    <w:div w:id="2752699">
      <w:bodyDiv w:val="1"/>
      <w:marLeft w:val="0"/>
      <w:marRight w:val="0"/>
      <w:marTop w:val="0"/>
      <w:marBottom w:val="0"/>
      <w:divBdr>
        <w:top w:val="none" w:sz="0" w:space="0" w:color="auto"/>
        <w:left w:val="none" w:sz="0" w:space="0" w:color="auto"/>
        <w:bottom w:val="none" w:sz="0" w:space="0" w:color="auto"/>
        <w:right w:val="none" w:sz="0" w:space="0" w:color="auto"/>
      </w:divBdr>
    </w:div>
    <w:div w:id="5063720">
      <w:bodyDiv w:val="1"/>
      <w:marLeft w:val="0"/>
      <w:marRight w:val="0"/>
      <w:marTop w:val="0"/>
      <w:marBottom w:val="0"/>
      <w:divBdr>
        <w:top w:val="none" w:sz="0" w:space="0" w:color="auto"/>
        <w:left w:val="none" w:sz="0" w:space="0" w:color="auto"/>
        <w:bottom w:val="none" w:sz="0" w:space="0" w:color="auto"/>
        <w:right w:val="none" w:sz="0" w:space="0" w:color="auto"/>
      </w:divBdr>
    </w:div>
    <w:div w:id="9306689">
      <w:bodyDiv w:val="1"/>
      <w:marLeft w:val="0"/>
      <w:marRight w:val="0"/>
      <w:marTop w:val="0"/>
      <w:marBottom w:val="0"/>
      <w:divBdr>
        <w:top w:val="none" w:sz="0" w:space="0" w:color="auto"/>
        <w:left w:val="none" w:sz="0" w:space="0" w:color="auto"/>
        <w:bottom w:val="none" w:sz="0" w:space="0" w:color="auto"/>
        <w:right w:val="none" w:sz="0" w:space="0" w:color="auto"/>
      </w:divBdr>
    </w:div>
    <w:div w:id="9337958">
      <w:bodyDiv w:val="1"/>
      <w:marLeft w:val="0"/>
      <w:marRight w:val="0"/>
      <w:marTop w:val="0"/>
      <w:marBottom w:val="0"/>
      <w:divBdr>
        <w:top w:val="none" w:sz="0" w:space="0" w:color="auto"/>
        <w:left w:val="none" w:sz="0" w:space="0" w:color="auto"/>
        <w:bottom w:val="none" w:sz="0" w:space="0" w:color="auto"/>
        <w:right w:val="none" w:sz="0" w:space="0" w:color="auto"/>
      </w:divBdr>
    </w:div>
    <w:div w:id="11805477">
      <w:bodyDiv w:val="1"/>
      <w:marLeft w:val="0"/>
      <w:marRight w:val="0"/>
      <w:marTop w:val="0"/>
      <w:marBottom w:val="0"/>
      <w:divBdr>
        <w:top w:val="none" w:sz="0" w:space="0" w:color="auto"/>
        <w:left w:val="none" w:sz="0" w:space="0" w:color="auto"/>
        <w:bottom w:val="none" w:sz="0" w:space="0" w:color="auto"/>
        <w:right w:val="none" w:sz="0" w:space="0" w:color="auto"/>
      </w:divBdr>
    </w:div>
    <w:div w:id="12927406">
      <w:bodyDiv w:val="1"/>
      <w:marLeft w:val="0"/>
      <w:marRight w:val="0"/>
      <w:marTop w:val="0"/>
      <w:marBottom w:val="0"/>
      <w:divBdr>
        <w:top w:val="none" w:sz="0" w:space="0" w:color="auto"/>
        <w:left w:val="none" w:sz="0" w:space="0" w:color="auto"/>
        <w:bottom w:val="none" w:sz="0" w:space="0" w:color="auto"/>
        <w:right w:val="none" w:sz="0" w:space="0" w:color="auto"/>
      </w:divBdr>
    </w:div>
    <w:div w:id="21590626">
      <w:bodyDiv w:val="1"/>
      <w:marLeft w:val="0"/>
      <w:marRight w:val="0"/>
      <w:marTop w:val="0"/>
      <w:marBottom w:val="0"/>
      <w:divBdr>
        <w:top w:val="none" w:sz="0" w:space="0" w:color="auto"/>
        <w:left w:val="none" w:sz="0" w:space="0" w:color="auto"/>
        <w:bottom w:val="none" w:sz="0" w:space="0" w:color="auto"/>
        <w:right w:val="none" w:sz="0" w:space="0" w:color="auto"/>
      </w:divBdr>
    </w:div>
    <w:div w:id="24601607">
      <w:bodyDiv w:val="1"/>
      <w:marLeft w:val="0"/>
      <w:marRight w:val="0"/>
      <w:marTop w:val="0"/>
      <w:marBottom w:val="0"/>
      <w:divBdr>
        <w:top w:val="none" w:sz="0" w:space="0" w:color="auto"/>
        <w:left w:val="none" w:sz="0" w:space="0" w:color="auto"/>
        <w:bottom w:val="none" w:sz="0" w:space="0" w:color="auto"/>
        <w:right w:val="none" w:sz="0" w:space="0" w:color="auto"/>
      </w:divBdr>
    </w:div>
    <w:div w:id="24839139">
      <w:bodyDiv w:val="1"/>
      <w:marLeft w:val="0"/>
      <w:marRight w:val="0"/>
      <w:marTop w:val="0"/>
      <w:marBottom w:val="0"/>
      <w:divBdr>
        <w:top w:val="none" w:sz="0" w:space="0" w:color="auto"/>
        <w:left w:val="none" w:sz="0" w:space="0" w:color="auto"/>
        <w:bottom w:val="none" w:sz="0" w:space="0" w:color="auto"/>
        <w:right w:val="none" w:sz="0" w:space="0" w:color="auto"/>
      </w:divBdr>
    </w:div>
    <w:div w:id="28456939">
      <w:bodyDiv w:val="1"/>
      <w:marLeft w:val="0"/>
      <w:marRight w:val="0"/>
      <w:marTop w:val="0"/>
      <w:marBottom w:val="0"/>
      <w:divBdr>
        <w:top w:val="none" w:sz="0" w:space="0" w:color="auto"/>
        <w:left w:val="none" w:sz="0" w:space="0" w:color="auto"/>
        <w:bottom w:val="none" w:sz="0" w:space="0" w:color="auto"/>
        <w:right w:val="none" w:sz="0" w:space="0" w:color="auto"/>
      </w:divBdr>
    </w:div>
    <w:div w:id="29064987">
      <w:bodyDiv w:val="1"/>
      <w:marLeft w:val="0"/>
      <w:marRight w:val="0"/>
      <w:marTop w:val="0"/>
      <w:marBottom w:val="0"/>
      <w:divBdr>
        <w:top w:val="none" w:sz="0" w:space="0" w:color="auto"/>
        <w:left w:val="none" w:sz="0" w:space="0" w:color="auto"/>
        <w:bottom w:val="none" w:sz="0" w:space="0" w:color="auto"/>
        <w:right w:val="none" w:sz="0" w:space="0" w:color="auto"/>
      </w:divBdr>
    </w:div>
    <w:div w:id="35473927">
      <w:bodyDiv w:val="1"/>
      <w:marLeft w:val="0"/>
      <w:marRight w:val="0"/>
      <w:marTop w:val="0"/>
      <w:marBottom w:val="0"/>
      <w:divBdr>
        <w:top w:val="none" w:sz="0" w:space="0" w:color="auto"/>
        <w:left w:val="none" w:sz="0" w:space="0" w:color="auto"/>
        <w:bottom w:val="none" w:sz="0" w:space="0" w:color="auto"/>
        <w:right w:val="none" w:sz="0" w:space="0" w:color="auto"/>
      </w:divBdr>
    </w:div>
    <w:div w:id="41909177">
      <w:bodyDiv w:val="1"/>
      <w:marLeft w:val="0"/>
      <w:marRight w:val="0"/>
      <w:marTop w:val="0"/>
      <w:marBottom w:val="0"/>
      <w:divBdr>
        <w:top w:val="none" w:sz="0" w:space="0" w:color="auto"/>
        <w:left w:val="none" w:sz="0" w:space="0" w:color="auto"/>
        <w:bottom w:val="none" w:sz="0" w:space="0" w:color="auto"/>
        <w:right w:val="none" w:sz="0" w:space="0" w:color="auto"/>
      </w:divBdr>
    </w:div>
    <w:div w:id="42144533">
      <w:bodyDiv w:val="1"/>
      <w:marLeft w:val="0"/>
      <w:marRight w:val="0"/>
      <w:marTop w:val="0"/>
      <w:marBottom w:val="0"/>
      <w:divBdr>
        <w:top w:val="none" w:sz="0" w:space="0" w:color="auto"/>
        <w:left w:val="none" w:sz="0" w:space="0" w:color="auto"/>
        <w:bottom w:val="none" w:sz="0" w:space="0" w:color="auto"/>
        <w:right w:val="none" w:sz="0" w:space="0" w:color="auto"/>
      </w:divBdr>
    </w:div>
    <w:div w:id="43213077">
      <w:bodyDiv w:val="1"/>
      <w:marLeft w:val="0"/>
      <w:marRight w:val="0"/>
      <w:marTop w:val="0"/>
      <w:marBottom w:val="0"/>
      <w:divBdr>
        <w:top w:val="none" w:sz="0" w:space="0" w:color="auto"/>
        <w:left w:val="none" w:sz="0" w:space="0" w:color="auto"/>
        <w:bottom w:val="none" w:sz="0" w:space="0" w:color="auto"/>
        <w:right w:val="none" w:sz="0" w:space="0" w:color="auto"/>
      </w:divBdr>
    </w:div>
    <w:div w:id="43405760">
      <w:bodyDiv w:val="1"/>
      <w:marLeft w:val="0"/>
      <w:marRight w:val="0"/>
      <w:marTop w:val="0"/>
      <w:marBottom w:val="0"/>
      <w:divBdr>
        <w:top w:val="none" w:sz="0" w:space="0" w:color="auto"/>
        <w:left w:val="none" w:sz="0" w:space="0" w:color="auto"/>
        <w:bottom w:val="none" w:sz="0" w:space="0" w:color="auto"/>
        <w:right w:val="none" w:sz="0" w:space="0" w:color="auto"/>
      </w:divBdr>
    </w:div>
    <w:div w:id="47533288">
      <w:bodyDiv w:val="1"/>
      <w:marLeft w:val="0"/>
      <w:marRight w:val="0"/>
      <w:marTop w:val="0"/>
      <w:marBottom w:val="0"/>
      <w:divBdr>
        <w:top w:val="none" w:sz="0" w:space="0" w:color="auto"/>
        <w:left w:val="none" w:sz="0" w:space="0" w:color="auto"/>
        <w:bottom w:val="none" w:sz="0" w:space="0" w:color="auto"/>
        <w:right w:val="none" w:sz="0" w:space="0" w:color="auto"/>
      </w:divBdr>
    </w:div>
    <w:div w:id="52043023">
      <w:bodyDiv w:val="1"/>
      <w:marLeft w:val="0"/>
      <w:marRight w:val="0"/>
      <w:marTop w:val="0"/>
      <w:marBottom w:val="0"/>
      <w:divBdr>
        <w:top w:val="none" w:sz="0" w:space="0" w:color="auto"/>
        <w:left w:val="none" w:sz="0" w:space="0" w:color="auto"/>
        <w:bottom w:val="none" w:sz="0" w:space="0" w:color="auto"/>
        <w:right w:val="none" w:sz="0" w:space="0" w:color="auto"/>
      </w:divBdr>
    </w:div>
    <w:div w:id="59638862">
      <w:bodyDiv w:val="1"/>
      <w:marLeft w:val="0"/>
      <w:marRight w:val="0"/>
      <w:marTop w:val="0"/>
      <w:marBottom w:val="0"/>
      <w:divBdr>
        <w:top w:val="none" w:sz="0" w:space="0" w:color="auto"/>
        <w:left w:val="none" w:sz="0" w:space="0" w:color="auto"/>
        <w:bottom w:val="none" w:sz="0" w:space="0" w:color="auto"/>
        <w:right w:val="none" w:sz="0" w:space="0" w:color="auto"/>
      </w:divBdr>
    </w:div>
    <w:div w:id="60754130">
      <w:bodyDiv w:val="1"/>
      <w:marLeft w:val="0"/>
      <w:marRight w:val="0"/>
      <w:marTop w:val="0"/>
      <w:marBottom w:val="0"/>
      <w:divBdr>
        <w:top w:val="none" w:sz="0" w:space="0" w:color="auto"/>
        <w:left w:val="none" w:sz="0" w:space="0" w:color="auto"/>
        <w:bottom w:val="none" w:sz="0" w:space="0" w:color="auto"/>
        <w:right w:val="none" w:sz="0" w:space="0" w:color="auto"/>
      </w:divBdr>
    </w:div>
    <w:div w:id="60907870">
      <w:bodyDiv w:val="1"/>
      <w:marLeft w:val="0"/>
      <w:marRight w:val="0"/>
      <w:marTop w:val="0"/>
      <w:marBottom w:val="0"/>
      <w:divBdr>
        <w:top w:val="none" w:sz="0" w:space="0" w:color="auto"/>
        <w:left w:val="none" w:sz="0" w:space="0" w:color="auto"/>
        <w:bottom w:val="none" w:sz="0" w:space="0" w:color="auto"/>
        <w:right w:val="none" w:sz="0" w:space="0" w:color="auto"/>
      </w:divBdr>
    </w:div>
    <w:div w:id="62917883">
      <w:bodyDiv w:val="1"/>
      <w:marLeft w:val="0"/>
      <w:marRight w:val="0"/>
      <w:marTop w:val="0"/>
      <w:marBottom w:val="0"/>
      <w:divBdr>
        <w:top w:val="none" w:sz="0" w:space="0" w:color="auto"/>
        <w:left w:val="none" w:sz="0" w:space="0" w:color="auto"/>
        <w:bottom w:val="none" w:sz="0" w:space="0" w:color="auto"/>
        <w:right w:val="none" w:sz="0" w:space="0" w:color="auto"/>
      </w:divBdr>
    </w:div>
    <w:div w:id="63796523">
      <w:bodyDiv w:val="1"/>
      <w:marLeft w:val="0"/>
      <w:marRight w:val="0"/>
      <w:marTop w:val="0"/>
      <w:marBottom w:val="0"/>
      <w:divBdr>
        <w:top w:val="none" w:sz="0" w:space="0" w:color="auto"/>
        <w:left w:val="none" w:sz="0" w:space="0" w:color="auto"/>
        <w:bottom w:val="none" w:sz="0" w:space="0" w:color="auto"/>
        <w:right w:val="none" w:sz="0" w:space="0" w:color="auto"/>
      </w:divBdr>
    </w:div>
    <w:div w:id="71389027">
      <w:bodyDiv w:val="1"/>
      <w:marLeft w:val="0"/>
      <w:marRight w:val="0"/>
      <w:marTop w:val="0"/>
      <w:marBottom w:val="0"/>
      <w:divBdr>
        <w:top w:val="none" w:sz="0" w:space="0" w:color="auto"/>
        <w:left w:val="none" w:sz="0" w:space="0" w:color="auto"/>
        <w:bottom w:val="none" w:sz="0" w:space="0" w:color="auto"/>
        <w:right w:val="none" w:sz="0" w:space="0" w:color="auto"/>
      </w:divBdr>
    </w:div>
    <w:div w:id="74790589">
      <w:bodyDiv w:val="1"/>
      <w:marLeft w:val="0"/>
      <w:marRight w:val="0"/>
      <w:marTop w:val="0"/>
      <w:marBottom w:val="0"/>
      <w:divBdr>
        <w:top w:val="none" w:sz="0" w:space="0" w:color="auto"/>
        <w:left w:val="none" w:sz="0" w:space="0" w:color="auto"/>
        <w:bottom w:val="none" w:sz="0" w:space="0" w:color="auto"/>
        <w:right w:val="none" w:sz="0" w:space="0" w:color="auto"/>
      </w:divBdr>
    </w:div>
    <w:div w:id="76169334">
      <w:bodyDiv w:val="1"/>
      <w:marLeft w:val="0"/>
      <w:marRight w:val="0"/>
      <w:marTop w:val="0"/>
      <w:marBottom w:val="0"/>
      <w:divBdr>
        <w:top w:val="none" w:sz="0" w:space="0" w:color="auto"/>
        <w:left w:val="none" w:sz="0" w:space="0" w:color="auto"/>
        <w:bottom w:val="none" w:sz="0" w:space="0" w:color="auto"/>
        <w:right w:val="none" w:sz="0" w:space="0" w:color="auto"/>
      </w:divBdr>
    </w:div>
    <w:div w:id="85543876">
      <w:bodyDiv w:val="1"/>
      <w:marLeft w:val="0"/>
      <w:marRight w:val="0"/>
      <w:marTop w:val="0"/>
      <w:marBottom w:val="0"/>
      <w:divBdr>
        <w:top w:val="none" w:sz="0" w:space="0" w:color="auto"/>
        <w:left w:val="none" w:sz="0" w:space="0" w:color="auto"/>
        <w:bottom w:val="none" w:sz="0" w:space="0" w:color="auto"/>
        <w:right w:val="none" w:sz="0" w:space="0" w:color="auto"/>
      </w:divBdr>
    </w:div>
    <w:div w:id="89206301">
      <w:bodyDiv w:val="1"/>
      <w:marLeft w:val="0"/>
      <w:marRight w:val="0"/>
      <w:marTop w:val="0"/>
      <w:marBottom w:val="0"/>
      <w:divBdr>
        <w:top w:val="none" w:sz="0" w:space="0" w:color="auto"/>
        <w:left w:val="none" w:sz="0" w:space="0" w:color="auto"/>
        <w:bottom w:val="none" w:sz="0" w:space="0" w:color="auto"/>
        <w:right w:val="none" w:sz="0" w:space="0" w:color="auto"/>
      </w:divBdr>
    </w:div>
    <w:div w:id="91442902">
      <w:bodyDiv w:val="1"/>
      <w:marLeft w:val="0"/>
      <w:marRight w:val="0"/>
      <w:marTop w:val="0"/>
      <w:marBottom w:val="0"/>
      <w:divBdr>
        <w:top w:val="none" w:sz="0" w:space="0" w:color="auto"/>
        <w:left w:val="none" w:sz="0" w:space="0" w:color="auto"/>
        <w:bottom w:val="none" w:sz="0" w:space="0" w:color="auto"/>
        <w:right w:val="none" w:sz="0" w:space="0" w:color="auto"/>
      </w:divBdr>
    </w:div>
    <w:div w:id="112870146">
      <w:bodyDiv w:val="1"/>
      <w:marLeft w:val="0"/>
      <w:marRight w:val="0"/>
      <w:marTop w:val="0"/>
      <w:marBottom w:val="0"/>
      <w:divBdr>
        <w:top w:val="none" w:sz="0" w:space="0" w:color="auto"/>
        <w:left w:val="none" w:sz="0" w:space="0" w:color="auto"/>
        <w:bottom w:val="none" w:sz="0" w:space="0" w:color="auto"/>
        <w:right w:val="none" w:sz="0" w:space="0" w:color="auto"/>
      </w:divBdr>
    </w:div>
    <w:div w:id="113133702">
      <w:bodyDiv w:val="1"/>
      <w:marLeft w:val="0"/>
      <w:marRight w:val="0"/>
      <w:marTop w:val="0"/>
      <w:marBottom w:val="0"/>
      <w:divBdr>
        <w:top w:val="none" w:sz="0" w:space="0" w:color="auto"/>
        <w:left w:val="none" w:sz="0" w:space="0" w:color="auto"/>
        <w:bottom w:val="none" w:sz="0" w:space="0" w:color="auto"/>
        <w:right w:val="none" w:sz="0" w:space="0" w:color="auto"/>
      </w:divBdr>
    </w:div>
    <w:div w:id="118379124">
      <w:bodyDiv w:val="1"/>
      <w:marLeft w:val="0"/>
      <w:marRight w:val="0"/>
      <w:marTop w:val="0"/>
      <w:marBottom w:val="0"/>
      <w:divBdr>
        <w:top w:val="none" w:sz="0" w:space="0" w:color="auto"/>
        <w:left w:val="none" w:sz="0" w:space="0" w:color="auto"/>
        <w:bottom w:val="none" w:sz="0" w:space="0" w:color="auto"/>
        <w:right w:val="none" w:sz="0" w:space="0" w:color="auto"/>
      </w:divBdr>
    </w:div>
    <w:div w:id="120810269">
      <w:bodyDiv w:val="1"/>
      <w:marLeft w:val="0"/>
      <w:marRight w:val="0"/>
      <w:marTop w:val="0"/>
      <w:marBottom w:val="0"/>
      <w:divBdr>
        <w:top w:val="none" w:sz="0" w:space="0" w:color="auto"/>
        <w:left w:val="none" w:sz="0" w:space="0" w:color="auto"/>
        <w:bottom w:val="none" w:sz="0" w:space="0" w:color="auto"/>
        <w:right w:val="none" w:sz="0" w:space="0" w:color="auto"/>
      </w:divBdr>
    </w:div>
    <w:div w:id="124467005">
      <w:bodyDiv w:val="1"/>
      <w:marLeft w:val="0"/>
      <w:marRight w:val="0"/>
      <w:marTop w:val="0"/>
      <w:marBottom w:val="0"/>
      <w:divBdr>
        <w:top w:val="none" w:sz="0" w:space="0" w:color="auto"/>
        <w:left w:val="none" w:sz="0" w:space="0" w:color="auto"/>
        <w:bottom w:val="none" w:sz="0" w:space="0" w:color="auto"/>
        <w:right w:val="none" w:sz="0" w:space="0" w:color="auto"/>
      </w:divBdr>
    </w:div>
    <w:div w:id="127626815">
      <w:bodyDiv w:val="1"/>
      <w:marLeft w:val="0"/>
      <w:marRight w:val="0"/>
      <w:marTop w:val="0"/>
      <w:marBottom w:val="0"/>
      <w:divBdr>
        <w:top w:val="none" w:sz="0" w:space="0" w:color="auto"/>
        <w:left w:val="none" w:sz="0" w:space="0" w:color="auto"/>
        <w:bottom w:val="none" w:sz="0" w:space="0" w:color="auto"/>
        <w:right w:val="none" w:sz="0" w:space="0" w:color="auto"/>
      </w:divBdr>
    </w:div>
    <w:div w:id="128668576">
      <w:bodyDiv w:val="1"/>
      <w:marLeft w:val="0"/>
      <w:marRight w:val="0"/>
      <w:marTop w:val="0"/>
      <w:marBottom w:val="0"/>
      <w:divBdr>
        <w:top w:val="none" w:sz="0" w:space="0" w:color="auto"/>
        <w:left w:val="none" w:sz="0" w:space="0" w:color="auto"/>
        <w:bottom w:val="none" w:sz="0" w:space="0" w:color="auto"/>
        <w:right w:val="none" w:sz="0" w:space="0" w:color="auto"/>
      </w:divBdr>
    </w:div>
    <w:div w:id="128980506">
      <w:bodyDiv w:val="1"/>
      <w:marLeft w:val="0"/>
      <w:marRight w:val="0"/>
      <w:marTop w:val="0"/>
      <w:marBottom w:val="0"/>
      <w:divBdr>
        <w:top w:val="none" w:sz="0" w:space="0" w:color="auto"/>
        <w:left w:val="none" w:sz="0" w:space="0" w:color="auto"/>
        <w:bottom w:val="none" w:sz="0" w:space="0" w:color="auto"/>
        <w:right w:val="none" w:sz="0" w:space="0" w:color="auto"/>
      </w:divBdr>
    </w:div>
    <w:div w:id="129790633">
      <w:bodyDiv w:val="1"/>
      <w:marLeft w:val="0"/>
      <w:marRight w:val="0"/>
      <w:marTop w:val="0"/>
      <w:marBottom w:val="0"/>
      <w:divBdr>
        <w:top w:val="none" w:sz="0" w:space="0" w:color="auto"/>
        <w:left w:val="none" w:sz="0" w:space="0" w:color="auto"/>
        <w:bottom w:val="none" w:sz="0" w:space="0" w:color="auto"/>
        <w:right w:val="none" w:sz="0" w:space="0" w:color="auto"/>
      </w:divBdr>
    </w:div>
    <w:div w:id="139926200">
      <w:bodyDiv w:val="1"/>
      <w:marLeft w:val="0"/>
      <w:marRight w:val="0"/>
      <w:marTop w:val="0"/>
      <w:marBottom w:val="0"/>
      <w:divBdr>
        <w:top w:val="none" w:sz="0" w:space="0" w:color="auto"/>
        <w:left w:val="none" w:sz="0" w:space="0" w:color="auto"/>
        <w:bottom w:val="none" w:sz="0" w:space="0" w:color="auto"/>
        <w:right w:val="none" w:sz="0" w:space="0" w:color="auto"/>
      </w:divBdr>
    </w:div>
    <w:div w:id="140005157">
      <w:bodyDiv w:val="1"/>
      <w:marLeft w:val="0"/>
      <w:marRight w:val="0"/>
      <w:marTop w:val="0"/>
      <w:marBottom w:val="0"/>
      <w:divBdr>
        <w:top w:val="none" w:sz="0" w:space="0" w:color="auto"/>
        <w:left w:val="none" w:sz="0" w:space="0" w:color="auto"/>
        <w:bottom w:val="none" w:sz="0" w:space="0" w:color="auto"/>
        <w:right w:val="none" w:sz="0" w:space="0" w:color="auto"/>
      </w:divBdr>
    </w:div>
    <w:div w:id="140267584">
      <w:bodyDiv w:val="1"/>
      <w:marLeft w:val="0"/>
      <w:marRight w:val="0"/>
      <w:marTop w:val="0"/>
      <w:marBottom w:val="0"/>
      <w:divBdr>
        <w:top w:val="none" w:sz="0" w:space="0" w:color="auto"/>
        <w:left w:val="none" w:sz="0" w:space="0" w:color="auto"/>
        <w:bottom w:val="none" w:sz="0" w:space="0" w:color="auto"/>
        <w:right w:val="none" w:sz="0" w:space="0" w:color="auto"/>
      </w:divBdr>
    </w:div>
    <w:div w:id="143090518">
      <w:bodyDiv w:val="1"/>
      <w:marLeft w:val="0"/>
      <w:marRight w:val="0"/>
      <w:marTop w:val="0"/>
      <w:marBottom w:val="0"/>
      <w:divBdr>
        <w:top w:val="none" w:sz="0" w:space="0" w:color="auto"/>
        <w:left w:val="none" w:sz="0" w:space="0" w:color="auto"/>
        <w:bottom w:val="none" w:sz="0" w:space="0" w:color="auto"/>
        <w:right w:val="none" w:sz="0" w:space="0" w:color="auto"/>
      </w:divBdr>
    </w:div>
    <w:div w:id="146173535">
      <w:bodyDiv w:val="1"/>
      <w:marLeft w:val="0"/>
      <w:marRight w:val="0"/>
      <w:marTop w:val="0"/>
      <w:marBottom w:val="0"/>
      <w:divBdr>
        <w:top w:val="none" w:sz="0" w:space="0" w:color="auto"/>
        <w:left w:val="none" w:sz="0" w:space="0" w:color="auto"/>
        <w:bottom w:val="none" w:sz="0" w:space="0" w:color="auto"/>
        <w:right w:val="none" w:sz="0" w:space="0" w:color="auto"/>
      </w:divBdr>
    </w:div>
    <w:div w:id="151455964">
      <w:bodyDiv w:val="1"/>
      <w:marLeft w:val="0"/>
      <w:marRight w:val="0"/>
      <w:marTop w:val="0"/>
      <w:marBottom w:val="0"/>
      <w:divBdr>
        <w:top w:val="none" w:sz="0" w:space="0" w:color="auto"/>
        <w:left w:val="none" w:sz="0" w:space="0" w:color="auto"/>
        <w:bottom w:val="none" w:sz="0" w:space="0" w:color="auto"/>
        <w:right w:val="none" w:sz="0" w:space="0" w:color="auto"/>
      </w:divBdr>
    </w:div>
    <w:div w:id="153575404">
      <w:bodyDiv w:val="1"/>
      <w:marLeft w:val="0"/>
      <w:marRight w:val="0"/>
      <w:marTop w:val="0"/>
      <w:marBottom w:val="0"/>
      <w:divBdr>
        <w:top w:val="none" w:sz="0" w:space="0" w:color="auto"/>
        <w:left w:val="none" w:sz="0" w:space="0" w:color="auto"/>
        <w:bottom w:val="none" w:sz="0" w:space="0" w:color="auto"/>
        <w:right w:val="none" w:sz="0" w:space="0" w:color="auto"/>
      </w:divBdr>
    </w:div>
    <w:div w:id="168757892">
      <w:bodyDiv w:val="1"/>
      <w:marLeft w:val="0"/>
      <w:marRight w:val="0"/>
      <w:marTop w:val="0"/>
      <w:marBottom w:val="0"/>
      <w:divBdr>
        <w:top w:val="none" w:sz="0" w:space="0" w:color="auto"/>
        <w:left w:val="none" w:sz="0" w:space="0" w:color="auto"/>
        <w:bottom w:val="none" w:sz="0" w:space="0" w:color="auto"/>
        <w:right w:val="none" w:sz="0" w:space="0" w:color="auto"/>
      </w:divBdr>
    </w:div>
    <w:div w:id="170873666">
      <w:bodyDiv w:val="1"/>
      <w:marLeft w:val="0"/>
      <w:marRight w:val="0"/>
      <w:marTop w:val="0"/>
      <w:marBottom w:val="0"/>
      <w:divBdr>
        <w:top w:val="none" w:sz="0" w:space="0" w:color="auto"/>
        <w:left w:val="none" w:sz="0" w:space="0" w:color="auto"/>
        <w:bottom w:val="none" w:sz="0" w:space="0" w:color="auto"/>
        <w:right w:val="none" w:sz="0" w:space="0" w:color="auto"/>
      </w:divBdr>
    </w:div>
    <w:div w:id="171650293">
      <w:bodyDiv w:val="1"/>
      <w:marLeft w:val="0"/>
      <w:marRight w:val="0"/>
      <w:marTop w:val="0"/>
      <w:marBottom w:val="0"/>
      <w:divBdr>
        <w:top w:val="none" w:sz="0" w:space="0" w:color="auto"/>
        <w:left w:val="none" w:sz="0" w:space="0" w:color="auto"/>
        <w:bottom w:val="none" w:sz="0" w:space="0" w:color="auto"/>
        <w:right w:val="none" w:sz="0" w:space="0" w:color="auto"/>
      </w:divBdr>
    </w:div>
    <w:div w:id="173082482">
      <w:bodyDiv w:val="1"/>
      <w:marLeft w:val="0"/>
      <w:marRight w:val="0"/>
      <w:marTop w:val="0"/>
      <w:marBottom w:val="0"/>
      <w:divBdr>
        <w:top w:val="none" w:sz="0" w:space="0" w:color="auto"/>
        <w:left w:val="none" w:sz="0" w:space="0" w:color="auto"/>
        <w:bottom w:val="none" w:sz="0" w:space="0" w:color="auto"/>
        <w:right w:val="none" w:sz="0" w:space="0" w:color="auto"/>
      </w:divBdr>
    </w:div>
    <w:div w:id="176384136">
      <w:bodyDiv w:val="1"/>
      <w:marLeft w:val="0"/>
      <w:marRight w:val="0"/>
      <w:marTop w:val="0"/>
      <w:marBottom w:val="0"/>
      <w:divBdr>
        <w:top w:val="none" w:sz="0" w:space="0" w:color="auto"/>
        <w:left w:val="none" w:sz="0" w:space="0" w:color="auto"/>
        <w:bottom w:val="none" w:sz="0" w:space="0" w:color="auto"/>
        <w:right w:val="none" w:sz="0" w:space="0" w:color="auto"/>
      </w:divBdr>
    </w:div>
    <w:div w:id="178127903">
      <w:bodyDiv w:val="1"/>
      <w:marLeft w:val="0"/>
      <w:marRight w:val="0"/>
      <w:marTop w:val="0"/>
      <w:marBottom w:val="0"/>
      <w:divBdr>
        <w:top w:val="none" w:sz="0" w:space="0" w:color="auto"/>
        <w:left w:val="none" w:sz="0" w:space="0" w:color="auto"/>
        <w:bottom w:val="none" w:sz="0" w:space="0" w:color="auto"/>
        <w:right w:val="none" w:sz="0" w:space="0" w:color="auto"/>
      </w:divBdr>
    </w:div>
    <w:div w:id="180818773">
      <w:bodyDiv w:val="1"/>
      <w:marLeft w:val="0"/>
      <w:marRight w:val="0"/>
      <w:marTop w:val="0"/>
      <w:marBottom w:val="0"/>
      <w:divBdr>
        <w:top w:val="none" w:sz="0" w:space="0" w:color="auto"/>
        <w:left w:val="none" w:sz="0" w:space="0" w:color="auto"/>
        <w:bottom w:val="none" w:sz="0" w:space="0" w:color="auto"/>
        <w:right w:val="none" w:sz="0" w:space="0" w:color="auto"/>
      </w:divBdr>
    </w:div>
    <w:div w:id="182479733">
      <w:bodyDiv w:val="1"/>
      <w:marLeft w:val="0"/>
      <w:marRight w:val="0"/>
      <w:marTop w:val="0"/>
      <w:marBottom w:val="0"/>
      <w:divBdr>
        <w:top w:val="none" w:sz="0" w:space="0" w:color="auto"/>
        <w:left w:val="none" w:sz="0" w:space="0" w:color="auto"/>
        <w:bottom w:val="none" w:sz="0" w:space="0" w:color="auto"/>
        <w:right w:val="none" w:sz="0" w:space="0" w:color="auto"/>
      </w:divBdr>
    </w:div>
    <w:div w:id="182716469">
      <w:bodyDiv w:val="1"/>
      <w:marLeft w:val="0"/>
      <w:marRight w:val="0"/>
      <w:marTop w:val="0"/>
      <w:marBottom w:val="0"/>
      <w:divBdr>
        <w:top w:val="none" w:sz="0" w:space="0" w:color="auto"/>
        <w:left w:val="none" w:sz="0" w:space="0" w:color="auto"/>
        <w:bottom w:val="none" w:sz="0" w:space="0" w:color="auto"/>
        <w:right w:val="none" w:sz="0" w:space="0" w:color="auto"/>
      </w:divBdr>
    </w:div>
    <w:div w:id="184439819">
      <w:bodyDiv w:val="1"/>
      <w:marLeft w:val="0"/>
      <w:marRight w:val="0"/>
      <w:marTop w:val="0"/>
      <w:marBottom w:val="0"/>
      <w:divBdr>
        <w:top w:val="none" w:sz="0" w:space="0" w:color="auto"/>
        <w:left w:val="none" w:sz="0" w:space="0" w:color="auto"/>
        <w:bottom w:val="none" w:sz="0" w:space="0" w:color="auto"/>
        <w:right w:val="none" w:sz="0" w:space="0" w:color="auto"/>
      </w:divBdr>
    </w:div>
    <w:div w:id="184833914">
      <w:bodyDiv w:val="1"/>
      <w:marLeft w:val="0"/>
      <w:marRight w:val="0"/>
      <w:marTop w:val="0"/>
      <w:marBottom w:val="0"/>
      <w:divBdr>
        <w:top w:val="none" w:sz="0" w:space="0" w:color="auto"/>
        <w:left w:val="none" w:sz="0" w:space="0" w:color="auto"/>
        <w:bottom w:val="none" w:sz="0" w:space="0" w:color="auto"/>
        <w:right w:val="none" w:sz="0" w:space="0" w:color="auto"/>
      </w:divBdr>
    </w:div>
    <w:div w:id="191692983">
      <w:bodyDiv w:val="1"/>
      <w:marLeft w:val="0"/>
      <w:marRight w:val="0"/>
      <w:marTop w:val="0"/>
      <w:marBottom w:val="0"/>
      <w:divBdr>
        <w:top w:val="none" w:sz="0" w:space="0" w:color="auto"/>
        <w:left w:val="none" w:sz="0" w:space="0" w:color="auto"/>
        <w:bottom w:val="none" w:sz="0" w:space="0" w:color="auto"/>
        <w:right w:val="none" w:sz="0" w:space="0" w:color="auto"/>
      </w:divBdr>
    </w:div>
    <w:div w:id="192497809">
      <w:bodyDiv w:val="1"/>
      <w:marLeft w:val="0"/>
      <w:marRight w:val="0"/>
      <w:marTop w:val="0"/>
      <w:marBottom w:val="0"/>
      <w:divBdr>
        <w:top w:val="none" w:sz="0" w:space="0" w:color="auto"/>
        <w:left w:val="none" w:sz="0" w:space="0" w:color="auto"/>
        <w:bottom w:val="none" w:sz="0" w:space="0" w:color="auto"/>
        <w:right w:val="none" w:sz="0" w:space="0" w:color="auto"/>
      </w:divBdr>
    </w:div>
    <w:div w:id="198474731">
      <w:bodyDiv w:val="1"/>
      <w:marLeft w:val="0"/>
      <w:marRight w:val="0"/>
      <w:marTop w:val="0"/>
      <w:marBottom w:val="0"/>
      <w:divBdr>
        <w:top w:val="none" w:sz="0" w:space="0" w:color="auto"/>
        <w:left w:val="none" w:sz="0" w:space="0" w:color="auto"/>
        <w:bottom w:val="none" w:sz="0" w:space="0" w:color="auto"/>
        <w:right w:val="none" w:sz="0" w:space="0" w:color="auto"/>
      </w:divBdr>
    </w:div>
    <w:div w:id="200434471">
      <w:bodyDiv w:val="1"/>
      <w:marLeft w:val="0"/>
      <w:marRight w:val="0"/>
      <w:marTop w:val="0"/>
      <w:marBottom w:val="0"/>
      <w:divBdr>
        <w:top w:val="none" w:sz="0" w:space="0" w:color="auto"/>
        <w:left w:val="none" w:sz="0" w:space="0" w:color="auto"/>
        <w:bottom w:val="none" w:sz="0" w:space="0" w:color="auto"/>
        <w:right w:val="none" w:sz="0" w:space="0" w:color="auto"/>
      </w:divBdr>
    </w:div>
    <w:div w:id="203491304">
      <w:bodyDiv w:val="1"/>
      <w:marLeft w:val="0"/>
      <w:marRight w:val="0"/>
      <w:marTop w:val="0"/>
      <w:marBottom w:val="0"/>
      <w:divBdr>
        <w:top w:val="none" w:sz="0" w:space="0" w:color="auto"/>
        <w:left w:val="none" w:sz="0" w:space="0" w:color="auto"/>
        <w:bottom w:val="none" w:sz="0" w:space="0" w:color="auto"/>
        <w:right w:val="none" w:sz="0" w:space="0" w:color="auto"/>
      </w:divBdr>
    </w:div>
    <w:div w:id="205216941">
      <w:bodyDiv w:val="1"/>
      <w:marLeft w:val="0"/>
      <w:marRight w:val="0"/>
      <w:marTop w:val="0"/>
      <w:marBottom w:val="0"/>
      <w:divBdr>
        <w:top w:val="none" w:sz="0" w:space="0" w:color="auto"/>
        <w:left w:val="none" w:sz="0" w:space="0" w:color="auto"/>
        <w:bottom w:val="none" w:sz="0" w:space="0" w:color="auto"/>
        <w:right w:val="none" w:sz="0" w:space="0" w:color="auto"/>
      </w:divBdr>
    </w:div>
    <w:div w:id="206842003">
      <w:bodyDiv w:val="1"/>
      <w:marLeft w:val="0"/>
      <w:marRight w:val="0"/>
      <w:marTop w:val="0"/>
      <w:marBottom w:val="0"/>
      <w:divBdr>
        <w:top w:val="none" w:sz="0" w:space="0" w:color="auto"/>
        <w:left w:val="none" w:sz="0" w:space="0" w:color="auto"/>
        <w:bottom w:val="none" w:sz="0" w:space="0" w:color="auto"/>
        <w:right w:val="none" w:sz="0" w:space="0" w:color="auto"/>
      </w:divBdr>
    </w:div>
    <w:div w:id="217664713">
      <w:bodyDiv w:val="1"/>
      <w:marLeft w:val="0"/>
      <w:marRight w:val="0"/>
      <w:marTop w:val="0"/>
      <w:marBottom w:val="0"/>
      <w:divBdr>
        <w:top w:val="none" w:sz="0" w:space="0" w:color="auto"/>
        <w:left w:val="none" w:sz="0" w:space="0" w:color="auto"/>
        <w:bottom w:val="none" w:sz="0" w:space="0" w:color="auto"/>
        <w:right w:val="none" w:sz="0" w:space="0" w:color="auto"/>
      </w:divBdr>
    </w:div>
    <w:div w:id="217671853">
      <w:bodyDiv w:val="1"/>
      <w:marLeft w:val="0"/>
      <w:marRight w:val="0"/>
      <w:marTop w:val="0"/>
      <w:marBottom w:val="0"/>
      <w:divBdr>
        <w:top w:val="none" w:sz="0" w:space="0" w:color="auto"/>
        <w:left w:val="none" w:sz="0" w:space="0" w:color="auto"/>
        <w:bottom w:val="none" w:sz="0" w:space="0" w:color="auto"/>
        <w:right w:val="none" w:sz="0" w:space="0" w:color="auto"/>
      </w:divBdr>
    </w:div>
    <w:div w:id="221403122">
      <w:bodyDiv w:val="1"/>
      <w:marLeft w:val="0"/>
      <w:marRight w:val="0"/>
      <w:marTop w:val="0"/>
      <w:marBottom w:val="0"/>
      <w:divBdr>
        <w:top w:val="none" w:sz="0" w:space="0" w:color="auto"/>
        <w:left w:val="none" w:sz="0" w:space="0" w:color="auto"/>
        <w:bottom w:val="none" w:sz="0" w:space="0" w:color="auto"/>
        <w:right w:val="none" w:sz="0" w:space="0" w:color="auto"/>
      </w:divBdr>
    </w:div>
    <w:div w:id="221596229">
      <w:bodyDiv w:val="1"/>
      <w:marLeft w:val="0"/>
      <w:marRight w:val="0"/>
      <w:marTop w:val="0"/>
      <w:marBottom w:val="0"/>
      <w:divBdr>
        <w:top w:val="none" w:sz="0" w:space="0" w:color="auto"/>
        <w:left w:val="none" w:sz="0" w:space="0" w:color="auto"/>
        <w:bottom w:val="none" w:sz="0" w:space="0" w:color="auto"/>
        <w:right w:val="none" w:sz="0" w:space="0" w:color="auto"/>
      </w:divBdr>
    </w:div>
    <w:div w:id="237787304">
      <w:bodyDiv w:val="1"/>
      <w:marLeft w:val="0"/>
      <w:marRight w:val="0"/>
      <w:marTop w:val="0"/>
      <w:marBottom w:val="0"/>
      <w:divBdr>
        <w:top w:val="none" w:sz="0" w:space="0" w:color="auto"/>
        <w:left w:val="none" w:sz="0" w:space="0" w:color="auto"/>
        <w:bottom w:val="none" w:sz="0" w:space="0" w:color="auto"/>
        <w:right w:val="none" w:sz="0" w:space="0" w:color="auto"/>
      </w:divBdr>
    </w:div>
    <w:div w:id="239603438">
      <w:bodyDiv w:val="1"/>
      <w:marLeft w:val="0"/>
      <w:marRight w:val="0"/>
      <w:marTop w:val="0"/>
      <w:marBottom w:val="0"/>
      <w:divBdr>
        <w:top w:val="none" w:sz="0" w:space="0" w:color="auto"/>
        <w:left w:val="none" w:sz="0" w:space="0" w:color="auto"/>
        <w:bottom w:val="none" w:sz="0" w:space="0" w:color="auto"/>
        <w:right w:val="none" w:sz="0" w:space="0" w:color="auto"/>
      </w:divBdr>
    </w:div>
    <w:div w:id="241259877">
      <w:bodyDiv w:val="1"/>
      <w:marLeft w:val="0"/>
      <w:marRight w:val="0"/>
      <w:marTop w:val="0"/>
      <w:marBottom w:val="0"/>
      <w:divBdr>
        <w:top w:val="none" w:sz="0" w:space="0" w:color="auto"/>
        <w:left w:val="none" w:sz="0" w:space="0" w:color="auto"/>
        <w:bottom w:val="none" w:sz="0" w:space="0" w:color="auto"/>
        <w:right w:val="none" w:sz="0" w:space="0" w:color="auto"/>
      </w:divBdr>
    </w:div>
    <w:div w:id="244341921">
      <w:bodyDiv w:val="1"/>
      <w:marLeft w:val="0"/>
      <w:marRight w:val="0"/>
      <w:marTop w:val="0"/>
      <w:marBottom w:val="0"/>
      <w:divBdr>
        <w:top w:val="none" w:sz="0" w:space="0" w:color="auto"/>
        <w:left w:val="none" w:sz="0" w:space="0" w:color="auto"/>
        <w:bottom w:val="none" w:sz="0" w:space="0" w:color="auto"/>
        <w:right w:val="none" w:sz="0" w:space="0" w:color="auto"/>
      </w:divBdr>
    </w:div>
    <w:div w:id="246111170">
      <w:bodyDiv w:val="1"/>
      <w:marLeft w:val="0"/>
      <w:marRight w:val="0"/>
      <w:marTop w:val="0"/>
      <w:marBottom w:val="0"/>
      <w:divBdr>
        <w:top w:val="none" w:sz="0" w:space="0" w:color="auto"/>
        <w:left w:val="none" w:sz="0" w:space="0" w:color="auto"/>
        <w:bottom w:val="none" w:sz="0" w:space="0" w:color="auto"/>
        <w:right w:val="none" w:sz="0" w:space="0" w:color="auto"/>
      </w:divBdr>
    </w:div>
    <w:div w:id="255291157">
      <w:bodyDiv w:val="1"/>
      <w:marLeft w:val="0"/>
      <w:marRight w:val="0"/>
      <w:marTop w:val="0"/>
      <w:marBottom w:val="0"/>
      <w:divBdr>
        <w:top w:val="none" w:sz="0" w:space="0" w:color="auto"/>
        <w:left w:val="none" w:sz="0" w:space="0" w:color="auto"/>
        <w:bottom w:val="none" w:sz="0" w:space="0" w:color="auto"/>
        <w:right w:val="none" w:sz="0" w:space="0" w:color="auto"/>
      </w:divBdr>
    </w:div>
    <w:div w:id="258606336">
      <w:bodyDiv w:val="1"/>
      <w:marLeft w:val="0"/>
      <w:marRight w:val="0"/>
      <w:marTop w:val="0"/>
      <w:marBottom w:val="0"/>
      <w:divBdr>
        <w:top w:val="none" w:sz="0" w:space="0" w:color="auto"/>
        <w:left w:val="none" w:sz="0" w:space="0" w:color="auto"/>
        <w:bottom w:val="none" w:sz="0" w:space="0" w:color="auto"/>
        <w:right w:val="none" w:sz="0" w:space="0" w:color="auto"/>
      </w:divBdr>
    </w:div>
    <w:div w:id="259264868">
      <w:bodyDiv w:val="1"/>
      <w:marLeft w:val="0"/>
      <w:marRight w:val="0"/>
      <w:marTop w:val="0"/>
      <w:marBottom w:val="0"/>
      <w:divBdr>
        <w:top w:val="none" w:sz="0" w:space="0" w:color="auto"/>
        <w:left w:val="none" w:sz="0" w:space="0" w:color="auto"/>
        <w:bottom w:val="none" w:sz="0" w:space="0" w:color="auto"/>
        <w:right w:val="none" w:sz="0" w:space="0" w:color="auto"/>
      </w:divBdr>
    </w:div>
    <w:div w:id="269556323">
      <w:bodyDiv w:val="1"/>
      <w:marLeft w:val="0"/>
      <w:marRight w:val="0"/>
      <w:marTop w:val="0"/>
      <w:marBottom w:val="0"/>
      <w:divBdr>
        <w:top w:val="none" w:sz="0" w:space="0" w:color="auto"/>
        <w:left w:val="none" w:sz="0" w:space="0" w:color="auto"/>
        <w:bottom w:val="none" w:sz="0" w:space="0" w:color="auto"/>
        <w:right w:val="none" w:sz="0" w:space="0" w:color="auto"/>
      </w:divBdr>
    </w:div>
    <w:div w:id="270169234">
      <w:bodyDiv w:val="1"/>
      <w:marLeft w:val="0"/>
      <w:marRight w:val="0"/>
      <w:marTop w:val="0"/>
      <w:marBottom w:val="0"/>
      <w:divBdr>
        <w:top w:val="none" w:sz="0" w:space="0" w:color="auto"/>
        <w:left w:val="none" w:sz="0" w:space="0" w:color="auto"/>
        <w:bottom w:val="none" w:sz="0" w:space="0" w:color="auto"/>
        <w:right w:val="none" w:sz="0" w:space="0" w:color="auto"/>
      </w:divBdr>
    </w:div>
    <w:div w:id="270362465">
      <w:bodyDiv w:val="1"/>
      <w:marLeft w:val="0"/>
      <w:marRight w:val="0"/>
      <w:marTop w:val="0"/>
      <w:marBottom w:val="0"/>
      <w:divBdr>
        <w:top w:val="none" w:sz="0" w:space="0" w:color="auto"/>
        <w:left w:val="none" w:sz="0" w:space="0" w:color="auto"/>
        <w:bottom w:val="none" w:sz="0" w:space="0" w:color="auto"/>
        <w:right w:val="none" w:sz="0" w:space="0" w:color="auto"/>
      </w:divBdr>
    </w:div>
    <w:div w:id="270863428">
      <w:bodyDiv w:val="1"/>
      <w:marLeft w:val="0"/>
      <w:marRight w:val="0"/>
      <w:marTop w:val="0"/>
      <w:marBottom w:val="0"/>
      <w:divBdr>
        <w:top w:val="none" w:sz="0" w:space="0" w:color="auto"/>
        <w:left w:val="none" w:sz="0" w:space="0" w:color="auto"/>
        <w:bottom w:val="none" w:sz="0" w:space="0" w:color="auto"/>
        <w:right w:val="none" w:sz="0" w:space="0" w:color="auto"/>
      </w:divBdr>
    </w:div>
    <w:div w:id="271670106">
      <w:bodyDiv w:val="1"/>
      <w:marLeft w:val="0"/>
      <w:marRight w:val="0"/>
      <w:marTop w:val="0"/>
      <w:marBottom w:val="0"/>
      <w:divBdr>
        <w:top w:val="none" w:sz="0" w:space="0" w:color="auto"/>
        <w:left w:val="none" w:sz="0" w:space="0" w:color="auto"/>
        <w:bottom w:val="none" w:sz="0" w:space="0" w:color="auto"/>
        <w:right w:val="none" w:sz="0" w:space="0" w:color="auto"/>
      </w:divBdr>
    </w:div>
    <w:div w:id="273828336">
      <w:bodyDiv w:val="1"/>
      <w:marLeft w:val="0"/>
      <w:marRight w:val="0"/>
      <w:marTop w:val="0"/>
      <w:marBottom w:val="0"/>
      <w:divBdr>
        <w:top w:val="none" w:sz="0" w:space="0" w:color="auto"/>
        <w:left w:val="none" w:sz="0" w:space="0" w:color="auto"/>
        <w:bottom w:val="none" w:sz="0" w:space="0" w:color="auto"/>
        <w:right w:val="none" w:sz="0" w:space="0" w:color="auto"/>
      </w:divBdr>
    </w:div>
    <w:div w:id="275409865">
      <w:bodyDiv w:val="1"/>
      <w:marLeft w:val="0"/>
      <w:marRight w:val="0"/>
      <w:marTop w:val="0"/>
      <w:marBottom w:val="0"/>
      <w:divBdr>
        <w:top w:val="none" w:sz="0" w:space="0" w:color="auto"/>
        <w:left w:val="none" w:sz="0" w:space="0" w:color="auto"/>
        <w:bottom w:val="none" w:sz="0" w:space="0" w:color="auto"/>
        <w:right w:val="none" w:sz="0" w:space="0" w:color="auto"/>
      </w:divBdr>
    </w:div>
    <w:div w:id="279118705">
      <w:bodyDiv w:val="1"/>
      <w:marLeft w:val="0"/>
      <w:marRight w:val="0"/>
      <w:marTop w:val="0"/>
      <w:marBottom w:val="0"/>
      <w:divBdr>
        <w:top w:val="none" w:sz="0" w:space="0" w:color="auto"/>
        <w:left w:val="none" w:sz="0" w:space="0" w:color="auto"/>
        <w:bottom w:val="none" w:sz="0" w:space="0" w:color="auto"/>
        <w:right w:val="none" w:sz="0" w:space="0" w:color="auto"/>
      </w:divBdr>
    </w:div>
    <w:div w:id="280066255">
      <w:bodyDiv w:val="1"/>
      <w:marLeft w:val="0"/>
      <w:marRight w:val="0"/>
      <w:marTop w:val="0"/>
      <w:marBottom w:val="0"/>
      <w:divBdr>
        <w:top w:val="none" w:sz="0" w:space="0" w:color="auto"/>
        <w:left w:val="none" w:sz="0" w:space="0" w:color="auto"/>
        <w:bottom w:val="none" w:sz="0" w:space="0" w:color="auto"/>
        <w:right w:val="none" w:sz="0" w:space="0" w:color="auto"/>
      </w:divBdr>
    </w:div>
    <w:div w:id="280574570">
      <w:bodyDiv w:val="1"/>
      <w:marLeft w:val="0"/>
      <w:marRight w:val="0"/>
      <w:marTop w:val="0"/>
      <w:marBottom w:val="0"/>
      <w:divBdr>
        <w:top w:val="none" w:sz="0" w:space="0" w:color="auto"/>
        <w:left w:val="none" w:sz="0" w:space="0" w:color="auto"/>
        <w:bottom w:val="none" w:sz="0" w:space="0" w:color="auto"/>
        <w:right w:val="none" w:sz="0" w:space="0" w:color="auto"/>
      </w:divBdr>
    </w:div>
    <w:div w:id="301036218">
      <w:bodyDiv w:val="1"/>
      <w:marLeft w:val="0"/>
      <w:marRight w:val="0"/>
      <w:marTop w:val="0"/>
      <w:marBottom w:val="0"/>
      <w:divBdr>
        <w:top w:val="none" w:sz="0" w:space="0" w:color="auto"/>
        <w:left w:val="none" w:sz="0" w:space="0" w:color="auto"/>
        <w:bottom w:val="none" w:sz="0" w:space="0" w:color="auto"/>
        <w:right w:val="none" w:sz="0" w:space="0" w:color="auto"/>
      </w:divBdr>
    </w:div>
    <w:div w:id="308442507">
      <w:bodyDiv w:val="1"/>
      <w:marLeft w:val="0"/>
      <w:marRight w:val="0"/>
      <w:marTop w:val="0"/>
      <w:marBottom w:val="0"/>
      <w:divBdr>
        <w:top w:val="none" w:sz="0" w:space="0" w:color="auto"/>
        <w:left w:val="none" w:sz="0" w:space="0" w:color="auto"/>
        <w:bottom w:val="none" w:sz="0" w:space="0" w:color="auto"/>
        <w:right w:val="none" w:sz="0" w:space="0" w:color="auto"/>
      </w:divBdr>
    </w:div>
    <w:div w:id="311562258">
      <w:bodyDiv w:val="1"/>
      <w:marLeft w:val="0"/>
      <w:marRight w:val="0"/>
      <w:marTop w:val="0"/>
      <w:marBottom w:val="0"/>
      <w:divBdr>
        <w:top w:val="none" w:sz="0" w:space="0" w:color="auto"/>
        <w:left w:val="none" w:sz="0" w:space="0" w:color="auto"/>
        <w:bottom w:val="none" w:sz="0" w:space="0" w:color="auto"/>
        <w:right w:val="none" w:sz="0" w:space="0" w:color="auto"/>
      </w:divBdr>
    </w:div>
    <w:div w:id="313800846">
      <w:bodyDiv w:val="1"/>
      <w:marLeft w:val="0"/>
      <w:marRight w:val="0"/>
      <w:marTop w:val="0"/>
      <w:marBottom w:val="0"/>
      <w:divBdr>
        <w:top w:val="none" w:sz="0" w:space="0" w:color="auto"/>
        <w:left w:val="none" w:sz="0" w:space="0" w:color="auto"/>
        <w:bottom w:val="none" w:sz="0" w:space="0" w:color="auto"/>
        <w:right w:val="none" w:sz="0" w:space="0" w:color="auto"/>
      </w:divBdr>
    </w:div>
    <w:div w:id="316614591">
      <w:bodyDiv w:val="1"/>
      <w:marLeft w:val="0"/>
      <w:marRight w:val="0"/>
      <w:marTop w:val="0"/>
      <w:marBottom w:val="0"/>
      <w:divBdr>
        <w:top w:val="none" w:sz="0" w:space="0" w:color="auto"/>
        <w:left w:val="none" w:sz="0" w:space="0" w:color="auto"/>
        <w:bottom w:val="none" w:sz="0" w:space="0" w:color="auto"/>
        <w:right w:val="none" w:sz="0" w:space="0" w:color="auto"/>
      </w:divBdr>
    </w:div>
    <w:div w:id="330379890">
      <w:bodyDiv w:val="1"/>
      <w:marLeft w:val="0"/>
      <w:marRight w:val="0"/>
      <w:marTop w:val="0"/>
      <w:marBottom w:val="0"/>
      <w:divBdr>
        <w:top w:val="none" w:sz="0" w:space="0" w:color="auto"/>
        <w:left w:val="none" w:sz="0" w:space="0" w:color="auto"/>
        <w:bottom w:val="none" w:sz="0" w:space="0" w:color="auto"/>
        <w:right w:val="none" w:sz="0" w:space="0" w:color="auto"/>
      </w:divBdr>
    </w:div>
    <w:div w:id="333148193">
      <w:bodyDiv w:val="1"/>
      <w:marLeft w:val="0"/>
      <w:marRight w:val="0"/>
      <w:marTop w:val="0"/>
      <w:marBottom w:val="0"/>
      <w:divBdr>
        <w:top w:val="none" w:sz="0" w:space="0" w:color="auto"/>
        <w:left w:val="none" w:sz="0" w:space="0" w:color="auto"/>
        <w:bottom w:val="none" w:sz="0" w:space="0" w:color="auto"/>
        <w:right w:val="none" w:sz="0" w:space="0" w:color="auto"/>
      </w:divBdr>
    </w:div>
    <w:div w:id="333605694">
      <w:bodyDiv w:val="1"/>
      <w:marLeft w:val="0"/>
      <w:marRight w:val="0"/>
      <w:marTop w:val="0"/>
      <w:marBottom w:val="0"/>
      <w:divBdr>
        <w:top w:val="none" w:sz="0" w:space="0" w:color="auto"/>
        <w:left w:val="none" w:sz="0" w:space="0" w:color="auto"/>
        <w:bottom w:val="none" w:sz="0" w:space="0" w:color="auto"/>
        <w:right w:val="none" w:sz="0" w:space="0" w:color="auto"/>
      </w:divBdr>
    </w:div>
    <w:div w:id="343825505">
      <w:bodyDiv w:val="1"/>
      <w:marLeft w:val="0"/>
      <w:marRight w:val="0"/>
      <w:marTop w:val="0"/>
      <w:marBottom w:val="0"/>
      <w:divBdr>
        <w:top w:val="none" w:sz="0" w:space="0" w:color="auto"/>
        <w:left w:val="none" w:sz="0" w:space="0" w:color="auto"/>
        <w:bottom w:val="none" w:sz="0" w:space="0" w:color="auto"/>
        <w:right w:val="none" w:sz="0" w:space="0" w:color="auto"/>
      </w:divBdr>
    </w:div>
    <w:div w:id="345668955">
      <w:bodyDiv w:val="1"/>
      <w:marLeft w:val="0"/>
      <w:marRight w:val="0"/>
      <w:marTop w:val="0"/>
      <w:marBottom w:val="0"/>
      <w:divBdr>
        <w:top w:val="none" w:sz="0" w:space="0" w:color="auto"/>
        <w:left w:val="none" w:sz="0" w:space="0" w:color="auto"/>
        <w:bottom w:val="none" w:sz="0" w:space="0" w:color="auto"/>
        <w:right w:val="none" w:sz="0" w:space="0" w:color="auto"/>
      </w:divBdr>
    </w:div>
    <w:div w:id="346713465">
      <w:bodyDiv w:val="1"/>
      <w:marLeft w:val="0"/>
      <w:marRight w:val="0"/>
      <w:marTop w:val="0"/>
      <w:marBottom w:val="0"/>
      <w:divBdr>
        <w:top w:val="none" w:sz="0" w:space="0" w:color="auto"/>
        <w:left w:val="none" w:sz="0" w:space="0" w:color="auto"/>
        <w:bottom w:val="none" w:sz="0" w:space="0" w:color="auto"/>
        <w:right w:val="none" w:sz="0" w:space="0" w:color="auto"/>
      </w:divBdr>
    </w:div>
    <w:div w:id="349842920">
      <w:bodyDiv w:val="1"/>
      <w:marLeft w:val="0"/>
      <w:marRight w:val="0"/>
      <w:marTop w:val="0"/>
      <w:marBottom w:val="0"/>
      <w:divBdr>
        <w:top w:val="none" w:sz="0" w:space="0" w:color="auto"/>
        <w:left w:val="none" w:sz="0" w:space="0" w:color="auto"/>
        <w:bottom w:val="none" w:sz="0" w:space="0" w:color="auto"/>
        <w:right w:val="none" w:sz="0" w:space="0" w:color="auto"/>
      </w:divBdr>
    </w:div>
    <w:div w:id="351106916">
      <w:bodyDiv w:val="1"/>
      <w:marLeft w:val="0"/>
      <w:marRight w:val="0"/>
      <w:marTop w:val="0"/>
      <w:marBottom w:val="0"/>
      <w:divBdr>
        <w:top w:val="none" w:sz="0" w:space="0" w:color="auto"/>
        <w:left w:val="none" w:sz="0" w:space="0" w:color="auto"/>
        <w:bottom w:val="none" w:sz="0" w:space="0" w:color="auto"/>
        <w:right w:val="none" w:sz="0" w:space="0" w:color="auto"/>
      </w:divBdr>
    </w:div>
    <w:div w:id="359553938">
      <w:bodyDiv w:val="1"/>
      <w:marLeft w:val="0"/>
      <w:marRight w:val="0"/>
      <w:marTop w:val="0"/>
      <w:marBottom w:val="0"/>
      <w:divBdr>
        <w:top w:val="none" w:sz="0" w:space="0" w:color="auto"/>
        <w:left w:val="none" w:sz="0" w:space="0" w:color="auto"/>
        <w:bottom w:val="none" w:sz="0" w:space="0" w:color="auto"/>
        <w:right w:val="none" w:sz="0" w:space="0" w:color="auto"/>
      </w:divBdr>
    </w:div>
    <w:div w:id="359667665">
      <w:bodyDiv w:val="1"/>
      <w:marLeft w:val="0"/>
      <w:marRight w:val="0"/>
      <w:marTop w:val="0"/>
      <w:marBottom w:val="0"/>
      <w:divBdr>
        <w:top w:val="none" w:sz="0" w:space="0" w:color="auto"/>
        <w:left w:val="none" w:sz="0" w:space="0" w:color="auto"/>
        <w:bottom w:val="none" w:sz="0" w:space="0" w:color="auto"/>
        <w:right w:val="none" w:sz="0" w:space="0" w:color="auto"/>
      </w:divBdr>
    </w:div>
    <w:div w:id="362097345">
      <w:bodyDiv w:val="1"/>
      <w:marLeft w:val="0"/>
      <w:marRight w:val="0"/>
      <w:marTop w:val="0"/>
      <w:marBottom w:val="0"/>
      <w:divBdr>
        <w:top w:val="none" w:sz="0" w:space="0" w:color="auto"/>
        <w:left w:val="none" w:sz="0" w:space="0" w:color="auto"/>
        <w:bottom w:val="none" w:sz="0" w:space="0" w:color="auto"/>
        <w:right w:val="none" w:sz="0" w:space="0" w:color="auto"/>
      </w:divBdr>
    </w:div>
    <w:div w:id="368456860">
      <w:bodyDiv w:val="1"/>
      <w:marLeft w:val="0"/>
      <w:marRight w:val="0"/>
      <w:marTop w:val="0"/>
      <w:marBottom w:val="0"/>
      <w:divBdr>
        <w:top w:val="none" w:sz="0" w:space="0" w:color="auto"/>
        <w:left w:val="none" w:sz="0" w:space="0" w:color="auto"/>
        <w:bottom w:val="none" w:sz="0" w:space="0" w:color="auto"/>
        <w:right w:val="none" w:sz="0" w:space="0" w:color="auto"/>
      </w:divBdr>
    </w:div>
    <w:div w:id="369259482">
      <w:bodyDiv w:val="1"/>
      <w:marLeft w:val="0"/>
      <w:marRight w:val="0"/>
      <w:marTop w:val="0"/>
      <w:marBottom w:val="0"/>
      <w:divBdr>
        <w:top w:val="none" w:sz="0" w:space="0" w:color="auto"/>
        <w:left w:val="none" w:sz="0" w:space="0" w:color="auto"/>
        <w:bottom w:val="none" w:sz="0" w:space="0" w:color="auto"/>
        <w:right w:val="none" w:sz="0" w:space="0" w:color="auto"/>
      </w:divBdr>
    </w:div>
    <w:div w:id="369650019">
      <w:bodyDiv w:val="1"/>
      <w:marLeft w:val="0"/>
      <w:marRight w:val="0"/>
      <w:marTop w:val="0"/>
      <w:marBottom w:val="0"/>
      <w:divBdr>
        <w:top w:val="none" w:sz="0" w:space="0" w:color="auto"/>
        <w:left w:val="none" w:sz="0" w:space="0" w:color="auto"/>
        <w:bottom w:val="none" w:sz="0" w:space="0" w:color="auto"/>
        <w:right w:val="none" w:sz="0" w:space="0" w:color="auto"/>
      </w:divBdr>
    </w:div>
    <w:div w:id="376779060">
      <w:bodyDiv w:val="1"/>
      <w:marLeft w:val="0"/>
      <w:marRight w:val="0"/>
      <w:marTop w:val="0"/>
      <w:marBottom w:val="0"/>
      <w:divBdr>
        <w:top w:val="none" w:sz="0" w:space="0" w:color="auto"/>
        <w:left w:val="none" w:sz="0" w:space="0" w:color="auto"/>
        <w:bottom w:val="none" w:sz="0" w:space="0" w:color="auto"/>
        <w:right w:val="none" w:sz="0" w:space="0" w:color="auto"/>
      </w:divBdr>
    </w:div>
    <w:div w:id="380137367">
      <w:bodyDiv w:val="1"/>
      <w:marLeft w:val="0"/>
      <w:marRight w:val="0"/>
      <w:marTop w:val="0"/>
      <w:marBottom w:val="0"/>
      <w:divBdr>
        <w:top w:val="none" w:sz="0" w:space="0" w:color="auto"/>
        <w:left w:val="none" w:sz="0" w:space="0" w:color="auto"/>
        <w:bottom w:val="none" w:sz="0" w:space="0" w:color="auto"/>
        <w:right w:val="none" w:sz="0" w:space="0" w:color="auto"/>
      </w:divBdr>
    </w:div>
    <w:div w:id="380986521">
      <w:bodyDiv w:val="1"/>
      <w:marLeft w:val="0"/>
      <w:marRight w:val="0"/>
      <w:marTop w:val="0"/>
      <w:marBottom w:val="0"/>
      <w:divBdr>
        <w:top w:val="none" w:sz="0" w:space="0" w:color="auto"/>
        <w:left w:val="none" w:sz="0" w:space="0" w:color="auto"/>
        <w:bottom w:val="none" w:sz="0" w:space="0" w:color="auto"/>
        <w:right w:val="none" w:sz="0" w:space="0" w:color="auto"/>
      </w:divBdr>
    </w:div>
    <w:div w:id="386419254">
      <w:bodyDiv w:val="1"/>
      <w:marLeft w:val="0"/>
      <w:marRight w:val="0"/>
      <w:marTop w:val="0"/>
      <w:marBottom w:val="0"/>
      <w:divBdr>
        <w:top w:val="none" w:sz="0" w:space="0" w:color="auto"/>
        <w:left w:val="none" w:sz="0" w:space="0" w:color="auto"/>
        <w:bottom w:val="none" w:sz="0" w:space="0" w:color="auto"/>
        <w:right w:val="none" w:sz="0" w:space="0" w:color="auto"/>
      </w:divBdr>
    </w:div>
    <w:div w:id="387000927">
      <w:bodyDiv w:val="1"/>
      <w:marLeft w:val="0"/>
      <w:marRight w:val="0"/>
      <w:marTop w:val="0"/>
      <w:marBottom w:val="0"/>
      <w:divBdr>
        <w:top w:val="none" w:sz="0" w:space="0" w:color="auto"/>
        <w:left w:val="none" w:sz="0" w:space="0" w:color="auto"/>
        <w:bottom w:val="none" w:sz="0" w:space="0" w:color="auto"/>
        <w:right w:val="none" w:sz="0" w:space="0" w:color="auto"/>
      </w:divBdr>
    </w:div>
    <w:div w:id="392117358">
      <w:bodyDiv w:val="1"/>
      <w:marLeft w:val="0"/>
      <w:marRight w:val="0"/>
      <w:marTop w:val="0"/>
      <w:marBottom w:val="0"/>
      <w:divBdr>
        <w:top w:val="none" w:sz="0" w:space="0" w:color="auto"/>
        <w:left w:val="none" w:sz="0" w:space="0" w:color="auto"/>
        <w:bottom w:val="none" w:sz="0" w:space="0" w:color="auto"/>
        <w:right w:val="none" w:sz="0" w:space="0" w:color="auto"/>
      </w:divBdr>
    </w:div>
    <w:div w:id="396590959">
      <w:bodyDiv w:val="1"/>
      <w:marLeft w:val="0"/>
      <w:marRight w:val="0"/>
      <w:marTop w:val="0"/>
      <w:marBottom w:val="0"/>
      <w:divBdr>
        <w:top w:val="none" w:sz="0" w:space="0" w:color="auto"/>
        <w:left w:val="none" w:sz="0" w:space="0" w:color="auto"/>
        <w:bottom w:val="none" w:sz="0" w:space="0" w:color="auto"/>
        <w:right w:val="none" w:sz="0" w:space="0" w:color="auto"/>
      </w:divBdr>
    </w:div>
    <w:div w:id="398403989">
      <w:bodyDiv w:val="1"/>
      <w:marLeft w:val="0"/>
      <w:marRight w:val="0"/>
      <w:marTop w:val="0"/>
      <w:marBottom w:val="0"/>
      <w:divBdr>
        <w:top w:val="none" w:sz="0" w:space="0" w:color="auto"/>
        <w:left w:val="none" w:sz="0" w:space="0" w:color="auto"/>
        <w:bottom w:val="none" w:sz="0" w:space="0" w:color="auto"/>
        <w:right w:val="none" w:sz="0" w:space="0" w:color="auto"/>
      </w:divBdr>
    </w:div>
    <w:div w:id="399257929">
      <w:bodyDiv w:val="1"/>
      <w:marLeft w:val="0"/>
      <w:marRight w:val="0"/>
      <w:marTop w:val="0"/>
      <w:marBottom w:val="0"/>
      <w:divBdr>
        <w:top w:val="none" w:sz="0" w:space="0" w:color="auto"/>
        <w:left w:val="none" w:sz="0" w:space="0" w:color="auto"/>
        <w:bottom w:val="none" w:sz="0" w:space="0" w:color="auto"/>
        <w:right w:val="none" w:sz="0" w:space="0" w:color="auto"/>
      </w:divBdr>
    </w:div>
    <w:div w:id="404107142">
      <w:bodyDiv w:val="1"/>
      <w:marLeft w:val="0"/>
      <w:marRight w:val="0"/>
      <w:marTop w:val="0"/>
      <w:marBottom w:val="0"/>
      <w:divBdr>
        <w:top w:val="none" w:sz="0" w:space="0" w:color="auto"/>
        <w:left w:val="none" w:sz="0" w:space="0" w:color="auto"/>
        <w:bottom w:val="none" w:sz="0" w:space="0" w:color="auto"/>
        <w:right w:val="none" w:sz="0" w:space="0" w:color="auto"/>
      </w:divBdr>
    </w:div>
    <w:div w:id="410589791">
      <w:bodyDiv w:val="1"/>
      <w:marLeft w:val="0"/>
      <w:marRight w:val="0"/>
      <w:marTop w:val="0"/>
      <w:marBottom w:val="0"/>
      <w:divBdr>
        <w:top w:val="none" w:sz="0" w:space="0" w:color="auto"/>
        <w:left w:val="none" w:sz="0" w:space="0" w:color="auto"/>
        <w:bottom w:val="none" w:sz="0" w:space="0" w:color="auto"/>
        <w:right w:val="none" w:sz="0" w:space="0" w:color="auto"/>
      </w:divBdr>
    </w:div>
    <w:div w:id="412313189">
      <w:bodyDiv w:val="1"/>
      <w:marLeft w:val="0"/>
      <w:marRight w:val="0"/>
      <w:marTop w:val="0"/>
      <w:marBottom w:val="0"/>
      <w:divBdr>
        <w:top w:val="none" w:sz="0" w:space="0" w:color="auto"/>
        <w:left w:val="none" w:sz="0" w:space="0" w:color="auto"/>
        <w:bottom w:val="none" w:sz="0" w:space="0" w:color="auto"/>
        <w:right w:val="none" w:sz="0" w:space="0" w:color="auto"/>
      </w:divBdr>
    </w:div>
    <w:div w:id="412431057">
      <w:bodyDiv w:val="1"/>
      <w:marLeft w:val="0"/>
      <w:marRight w:val="0"/>
      <w:marTop w:val="0"/>
      <w:marBottom w:val="0"/>
      <w:divBdr>
        <w:top w:val="none" w:sz="0" w:space="0" w:color="auto"/>
        <w:left w:val="none" w:sz="0" w:space="0" w:color="auto"/>
        <w:bottom w:val="none" w:sz="0" w:space="0" w:color="auto"/>
        <w:right w:val="none" w:sz="0" w:space="0" w:color="auto"/>
      </w:divBdr>
    </w:div>
    <w:div w:id="423498453">
      <w:bodyDiv w:val="1"/>
      <w:marLeft w:val="0"/>
      <w:marRight w:val="0"/>
      <w:marTop w:val="0"/>
      <w:marBottom w:val="0"/>
      <w:divBdr>
        <w:top w:val="none" w:sz="0" w:space="0" w:color="auto"/>
        <w:left w:val="none" w:sz="0" w:space="0" w:color="auto"/>
        <w:bottom w:val="none" w:sz="0" w:space="0" w:color="auto"/>
        <w:right w:val="none" w:sz="0" w:space="0" w:color="auto"/>
      </w:divBdr>
    </w:div>
    <w:div w:id="427239903">
      <w:bodyDiv w:val="1"/>
      <w:marLeft w:val="0"/>
      <w:marRight w:val="0"/>
      <w:marTop w:val="0"/>
      <w:marBottom w:val="0"/>
      <w:divBdr>
        <w:top w:val="none" w:sz="0" w:space="0" w:color="auto"/>
        <w:left w:val="none" w:sz="0" w:space="0" w:color="auto"/>
        <w:bottom w:val="none" w:sz="0" w:space="0" w:color="auto"/>
        <w:right w:val="none" w:sz="0" w:space="0" w:color="auto"/>
      </w:divBdr>
    </w:div>
    <w:div w:id="437601492">
      <w:bodyDiv w:val="1"/>
      <w:marLeft w:val="0"/>
      <w:marRight w:val="0"/>
      <w:marTop w:val="0"/>
      <w:marBottom w:val="0"/>
      <w:divBdr>
        <w:top w:val="none" w:sz="0" w:space="0" w:color="auto"/>
        <w:left w:val="none" w:sz="0" w:space="0" w:color="auto"/>
        <w:bottom w:val="none" w:sz="0" w:space="0" w:color="auto"/>
        <w:right w:val="none" w:sz="0" w:space="0" w:color="auto"/>
      </w:divBdr>
    </w:div>
    <w:div w:id="439298972">
      <w:bodyDiv w:val="1"/>
      <w:marLeft w:val="0"/>
      <w:marRight w:val="0"/>
      <w:marTop w:val="0"/>
      <w:marBottom w:val="0"/>
      <w:divBdr>
        <w:top w:val="none" w:sz="0" w:space="0" w:color="auto"/>
        <w:left w:val="none" w:sz="0" w:space="0" w:color="auto"/>
        <w:bottom w:val="none" w:sz="0" w:space="0" w:color="auto"/>
        <w:right w:val="none" w:sz="0" w:space="0" w:color="auto"/>
      </w:divBdr>
    </w:div>
    <w:div w:id="439566266">
      <w:bodyDiv w:val="1"/>
      <w:marLeft w:val="0"/>
      <w:marRight w:val="0"/>
      <w:marTop w:val="0"/>
      <w:marBottom w:val="0"/>
      <w:divBdr>
        <w:top w:val="none" w:sz="0" w:space="0" w:color="auto"/>
        <w:left w:val="none" w:sz="0" w:space="0" w:color="auto"/>
        <w:bottom w:val="none" w:sz="0" w:space="0" w:color="auto"/>
        <w:right w:val="none" w:sz="0" w:space="0" w:color="auto"/>
      </w:divBdr>
    </w:div>
    <w:div w:id="440347055">
      <w:bodyDiv w:val="1"/>
      <w:marLeft w:val="0"/>
      <w:marRight w:val="0"/>
      <w:marTop w:val="0"/>
      <w:marBottom w:val="0"/>
      <w:divBdr>
        <w:top w:val="none" w:sz="0" w:space="0" w:color="auto"/>
        <w:left w:val="none" w:sz="0" w:space="0" w:color="auto"/>
        <w:bottom w:val="none" w:sz="0" w:space="0" w:color="auto"/>
        <w:right w:val="none" w:sz="0" w:space="0" w:color="auto"/>
      </w:divBdr>
    </w:div>
    <w:div w:id="441339536">
      <w:bodyDiv w:val="1"/>
      <w:marLeft w:val="0"/>
      <w:marRight w:val="0"/>
      <w:marTop w:val="0"/>
      <w:marBottom w:val="0"/>
      <w:divBdr>
        <w:top w:val="none" w:sz="0" w:space="0" w:color="auto"/>
        <w:left w:val="none" w:sz="0" w:space="0" w:color="auto"/>
        <w:bottom w:val="none" w:sz="0" w:space="0" w:color="auto"/>
        <w:right w:val="none" w:sz="0" w:space="0" w:color="auto"/>
      </w:divBdr>
    </w:div>
    <w:div w:id="443622174">
      <w:bodyDiv w:val="1"/>
      <w:marLeft w:val="0"/>
      <w:marRight w:val="0"/>
      <w:marTop w:val="0"/>
      <w:marBottom w:val="0"/>
      <w:divBdr>
        <w:top w:val="none" w:sz="0" w:space="0" w:color="auto"/>
        <w:left w:val="none" w:sz="0" w:space="0" w:color="auto"/>
        <w:bottom w:val="none" w:sz="0" w:space="0" w:color="auto"/>
        <w:right w:val="none" w:sz="0" w:space="0" w:color="auto"/>
      </w:divBdr>
    </w:div>
    <w:div w:id="444813548">
      <w:bodyDiv w:val="1"/>
      <w:marLeft w:val="0"/>
      <w:marRight w:val="0"/>
      <w:marTop w:val="0"/>
      <w:marBottom w:val="0"/>
      <w:divBdr>
        <w:top w:val="none" w:sz="0" w:space="0" w:color="auto"/>
        <w:left w:val="none" w:sz="0" w:space="0" w:color="auto"/>
        <w:bottom w:val="none" w:sz="0" w:space="0" w:color="auto"/>
        <w:right w:val="none" w:sz="0" w:space="0" w:color="auto"/>
      </w:divBdr>
    </w:div>
    <w:div w:id="447087491">
      <w:bodyDiv w:val="1"/>
      <w:marLeft w:val="0"/>
      <w:marRight w:val="0"/>
      <w:marTop w:val="0"/>
      <w:marBottom w:val="0"/>
      <w:divBdr>
        <w:top w:val="none" w:sz="0" w:space="0" w:color="auto"/>
        <w:left w:val="none" w:sz="0" w:space="0" w:color="auto"/>
        <w:bottom w:val="none" w:sz="0" w:space="0" w:color="auto"/>
        <w:right w:val="none" w:sz="0" w:space="0" w:color="auto"/>
      </w:divBdr>
    </w:div>
    <w:div w:id="448086729">
      <w:bodyDiv w:val="1"/>
      <w:marLeft w:val="0"/>
      <w:marRight w:val="0"/>
      <w:marTop w:val="0"/>
      <w:marBottom w:val="0"/>
      <w:divBdr>
        <w:top w:val="none" w:sz="0" w:space="0" w:color="auto"/>
        <w:left w:val="none" w:sz="0" w:space="0" w:color="auto"/>
        <w:bottom w:val="none" w:sz="0" w:space="0" w:color="auto"/>
        <w:right w:val="none" w:sz="0" w:space="0" w:color="auto"/>
      </w:divBdr>
    </w:div>
    <w:div w:id="450587723">
      <w:bodyDiv w:val="1"/>
      <w:marLeft w:val="0"/>
      <w:marRight w:val="0"/>
      <w:marTop w:val="0"/>
      <w:marBottom w:val="0"/>
      <w:divBdr>
        <w:top w:val="none" w:sz="0" w:space="0" w:color="auto"/>
        <w:left w:val="none" w:sz="0" w:space="0" w:color="auto"/>
        <w:bottom w:val="none" w:sz="0" w:space="0" w:color="auto"/>
        <w:right w:val="none" w:sz="0" w:space="0" w:color="auto"/>
      </w:divBdr>
    </w:div>
    <w:div w:id="456917015">
      <w:bodyDiv w:val="1"/>
      <w:marLeft w:val="0"/>
      <w:marRight w:val="0"/>
      <w:marTop w:val="0"/>
      <w:marBottom w:val="0"/>
      <w:divBdr>
        <w:top w:val="none" w:sz="0" w:space="0" w:color="auto"/>
        <w:left w:val="none" w:sz="0" w:space="0" w:color="auto"/>
        <w:bottom w:val="none" w:sz="0" w:space="0" w:color="auto"/>
        <w:right w:val="none" w:sz="0" w:space="0" w:color="auto"/>
      </w:divBdr>
    </w:div>
    <w:div w:id="468520661">
      <w:bodyDiv w:val="1"/>
      <w:marLeft w:val="0"/>
      <w:marRight w:val="0"/>
      <w:marTop w:val="0"/>
      <w:marBottom w:val="0"/>
      <w:divBdr>
        <w:top w:val="none" w:sz="0" w:space="0" w:color="auto"/>
        <w:left w:val="none" w:sz="0" w:space="0" w:color="auto"/>
        <w:bottom w:val="none" w:sz="0" w:space="0" w:color="auto"/>
        <w:right w:val="none" w:sz="0" w:space="0" w:color="auto"/>
      </w:divBdr>
    </w:div>
    <w:div w:id="471798095">
      <w:bodyDiv w:val="1"/>
      <w:marLeft w:val="0"/>
      <w:marRight w:val="0"/>
      <w:marTop w:val="0"/>
      <w:marBottom w:val="0"/>
      <w:divBdr>
        <w:top w:val="none" w:sz="0" w:space="0" w:color="auto"/>
        <w:left w:val="none" w:sz="0" w:space="0" w:color="auto"/>
        <w:bottom w:val="none" w:sz="0" w:space="0" w:color="auto"/>
        <w:right w:val="none" w:sz="0" w:space="0" w:color="auto"/>
      </w:divBdr>
    </w:div>
    <w:div w:id="477772191">
      <w:bodyDiv w:val="1"/>
      <w:marLeft w:val="0"/>
      <w:marRight w:val="0"/>
      <w:marTop w:val="0"/>
      <w:marBottom w:val="0"/>
      <w:divBdr>
        <w:top w:val="none" w:sz="0" w:space="0" w:color="auto"/>
        <w:left w:val="none" w:sz="0" w:space="0" w:color="auto"/>
        <w:bottom w:val="none" w:sz="0" w:space="0" w:color="auto"/>
        <w:right w:val="none" w:sz="0" w:space="0" w:color="auto"/>
      </w:divBdr>
    </w:div>
    <w:div w:id="481853221">
      <w:bodyDiv w:val="1"/>
      <w:marLeft w:val="0"/>
      <w:marRight w:val="0"/>
      <w:marTop w:val="0"/>
      <w:marBottom w:val="0"/>
      <w:divBdr>
        <w:top w:val="none" w:sz="0" w:space="0" w:color="auto"/>
        <w:left w:val="none" w:sz="0" w:space="0" w:color="auto"/>
        <w:bottom w:val="none" w:sz="0" w:space="0" w:color="auto"/>
        <w:right w:val="none" w:sz="0" w:space="0" w:color="auto"/>
      </w:divBdr>
    </w:div>
    <w:div w:id="483007820">
      <w:bodyDiv w:val="1"/>
      <w:marLeft w:val="0"/>
      <w:marRight w:val="0"/>
      <w:marTop w:val="0"/>
      <w:marBottom w:val="0"/>
      <w:divBdr>
        <w:top w:val="none" w:sz="0" w:space="0" w:color="auto"/>
        <w:left w:val="none" w:sz="0" w:space="0" w:color="auto"/>
        <w:bottom w:val="none" w:sz="0" w:space="0" w:color="auto"/>
        <w:right w:val="none" w:sz="0" w:space="0" w:color="auto"/>
      </w:divBdr>
    </w:div>
    <w:div w:id="484785339">
      <w:bodyDiv w:val="1"/>
      <w:marLeft w:val="0"/>
      <w:marRight w:val="0"/>
      <w:marTop w:val="0"/>
      <w:marBottom w:val="0"/>
      <w:divBdr>
        <w:top w:val="none" w:sz="0" w:space="0" w:color="auto"/>
        <w:left w:val="none" w:sz="0" w:space="0" w:color="auto"/>
        <w:bottom w:val="none" w:sz="0" w:space="0" w:color="auto"/>
        <w:right w:val="none" w:sz="0" w:space="0" w:color="auto"/>
      </w:divBdr>
    </w:div>
    <w:div w:id="495806699">
      <w:bodyDiv w:val="1"/>
      <w:marLeft w:val="0"/>
      <w:marRight w:val="0"/>
      <w:marTop w:val="0"/>
      <w:marBottom w:val="0"/>
      <w:divBdr>
        <w:top w:val="none" w:sz="0" w:space="0" w:color="auto"/>
        <w:left w:val="none" w:sz="0" w:space="0" w:color="auto"/>
        <w:bottom w:val="none" w:sz="0" w:space="0" w:color="auto"/>
        <w:right w:val="none" w:sz="0" w:space="0" w:color="auto"/>
      </w:divBdr>
    </w:div>
    <w:div w:id="500706446">
      <w:bodyDiv w:val="1"/>
      <w:marLeft w:val="0"/>
      <w:marRight w:val="0"/>
      <w:marTop w:val="0"/>
      <w:marBottom w:val="0"/>
      <w:divBdr>
        <w:top w:val="none" w:sz="0" w:space="0" w:color="auto"/>
        <w:left w:val="none" w:sz="0" w:space="0" w:color="auto"/>
        <w:bottom w:val="none" w:sz="0" w:space="0" w:color="auto"/>
        <w:right w:val="none" w:sz="0" w:space="0" w:color="auto"/>
      </w:divBdr>
    </w:div>
    <w:div w:id="502739448">
      <w:bodyDiv w:val="1"/>
      <w:marLeft w:val="0"/>
      <w:marRight w:val="0"/>
      <w:marTop w:val="0"/>
      <w:marBottom w:val="0"/>
      <w:divBdr>
        <w:top w:val="none" w:sz="0" w:space="0" w:color="auto"/>
        <w:left w:val="none" w:sz="0" w:space="0" w:color="auto"/>
        <w:bottom w:val="none" w:sz="0" w:space="0" w:color="auto"/>
        <w:right w:val="none" w:sz="0" w:space="0" w:color="auto"/>
      </w:divBdr>
    </w:div>
    <w:div w:id="515196025">
      <w:bodyDiv w:val="1"/>
      <w:marLeft w:val="0"/>
      <w:marRight w:val="0"/>
      <w:marTop w:val="0"/>
      <w:marBottom w:val="0"/>
      <w:divBdr>
        <w:top w:val="none" w:sz="0" w:space="0" w:color="auto"/>
        <w:left w:val="none" w:sz="0" w:space="0" w:color="auto"/>
        <w:bottom w:val="none" w:sz="0" w:space="0" w:color="auto"/>
        <w:right w:val="none" w:sz="0" w:space="0" w:color="auto"/>
      </w:divBdr>
    </w:div>
    <w:div w:id="524179497">
      <w:bodyDiv w:val="1"/>
      <w:marLeft w:val="0"/>
      <w:marRight w:val="0"/>
      <w:marTop w:val="0"/>
      <w:marBottom w:val="0"/>
      <w:divBdr>
        <w:top w:val="none" w:sz="0" w:space="0" w:color="auto"/>
        <w:left w:val="none" w:sz="0" w:space="0" w:color="auto"/>
        <w:bottom w:val="none" w:sz="0" w:space="0" w:color="auto"/>
        <w:right w:val="none" w:sz="0" w:space="0" w:color="auto"/>
      </w:divBdr>
    </w:div>
    <w:div w:id="524250389">
      <w:bodyDiv w:val="1"/>
      <w:marLeft w:val="0"/>
      <w:marRight w:val="0"/>
      <w:marTop w:val="0"/>
      <w:marBottom w:val="0"/>
      <w:divBdr>
        <w:top w:val="none" w:sz="0" w:space="0" w:color="auto"/>
        <w:left w:val="none" w:sz="0" w:space="0" w:color="auto"/>
        <w:bottom w:val="none" w:sz="0" w:space="0" w:color="auto"/>
        <w:right w:val="none" w:sz="0" w:space="0" w:color="auto"/>
      </w:divBdr>
    </w:div>
    <w:div w:id="527645376">
      <w:bodyDiv w:val="1"/>
      <w:marLeft w:val="0"/>
      <w:marRight w:val="0"/>
      <w:marTop w:val="0"/>
      <w:marBottom w:val="0"/>
      <w:divBdr>
        <w:top w:val="none" w:sz="0" w:space="0" w:color="auto"/>
        <w:left w:val="none" w:sz="0" w:space="0" w:color="auto"/>
        <w:bottom w:val="none" w:sz="0" w:space="0" w:color="auto"/>
        <w:right w:val="none" w:sz="0" w:space="0" w:color="auto"/>
      </w:divBdr>
    </w:div>
    <w:div w:id="530458301">
      <w:bodyDiv w:val="1"/>
      <w:marLeft w:val="0"/>
      <w:marRight w:val="0"/>
      <w:marTop w:val="0"/>
      <w:marBottom w:val="0"/>
      <w:divBdr>
        <w:top w:val="none" w:sz="0" w:space="0" w:color="auto"/>
        <w:left w:val="none" w:sz="0" w:space="0" w:color="auto"/>
        <w:bottom w:val="none" w:sz="0" w:space="0" w:color="auto"/>
        <w:right w:val="none" w:sz="0" w:space="0" w:color="auto"/>
      </w:divBdr>
    </w:div>
    <w:div w:id="531303977">
      <w:bodyDiv w:val="1"/>
      <w:marLeft w:val="0"/>
      <w:marRight w:val="0"/>
      <w:marTop w:val="0"/>
      <w:marBottom w:val="0"/>
      <w:divBdr>
        <w:top w:val="none" w:sz="0" w:space="0" w:color="auto"/>
        <w:left w:val="none" w:sz="0" w:space="0" w:color="auto"/>
        <w:bottom w:val="none" w:sz="0" w:space="0" w:color="auto"/>
        <w:right w:val="none" w:sz="0" w:space="0" w:color="auto"/>
      </w:divBdr>
    </w:div>
    <w:div w:id="532113321">
      <w:bodyDiv w:val="1"/>
      <w:marLeft w:val="0"/>
      <w:marRight w:val="0"/>
      <w:marTop w:val="0"/>
      <w:marBottom w:val="0"/>
      <w:divBdr>
        <w:top w:val="none" w:sz="0" w:space="0" w:color="auto"/>
        <w:left w:val="none" w:sz="0" w:space="0" w:color="auto"/>
        <w:bottom w:val="none" w:sz="0" w:space="0" w:color="auto"/>
        <w:right w:val="none" w:sz="0" w:space="0" w:color="auto"/>
      </w:divBdr>
    </w:div>
    <w:div w:id="536283716">
      <w:bodyDiv w:val="1"/>
      <w:marLeft w:val="0"/>
      <w:marRight w:val="0"/>
      <w:marTop w:val="0"/>
      <w:marBottom w:val="0"/>
      <w:divBdr>
        <w:top w:val="none" w:sz="0" w:space="0" w:color="auto"/>
        <w:left w:val="none" w:sz="0" w:space="0" w:color="auto"/>
        <w:bottom w:val="none" w:sz="0" w:space="0" w:color="auto"/>
        <w:right w:val="none" w:sz="0" w:space="0" w:color="auto"/>
      </w:divBdr>
    </w:div>
    <w:div w:id="536435071">
      <w:bodyDiv w:val="1"/>
      <w:marLeft w:val="0"/>
      <w:marRight w:val="0"/>
      <w:marTop w:val="0"/>
      <w:marBottom w:val="0"/>
      <w:divBdr>
        <w:top w:val="none" w:sz="0" w:space="0" w:color="auto"/>
        <w:left w:val="none" w:sz="0" w:space="0" w:color="auto"/>
        <w:bottom w:val="none" w:sz="0" w:space="0" w:color="auto"/>
        <w:right w:val="none" w:sz="0" w:space="0" w:color="auto"/>
      </w:divBdr>
    </w:div>
    <w:div w:id="545608764">
      <w:bodyDiv w:val="1"/>
      <w:marLeft w:val="0"/>
      <w:marRight w:val="0"/>
      <w:marTop w:val="0"/>
      <w:marBottom w:val="0"/>
      <w:divBdr>
        <w:top w:val="none" w:sz="0" w:space="0" w:color="auto"/>
        <w:left w:val="none" w:sz="0" w:space="0" w:color="auto"/>
        <w:bottom w:val="none" w:sz="0" w:space="0" w:color="auto"/>
        <w:right w:val="none" w:sz="0" w:space="0" w:color="auto"/>
      </w:divBdr>
    </w:div>
    <w:div w:id="545608936">
      <w:bodyDiv w:val="1"/>
      <w:marLeft w:val="0"/>
      <w:marRight w:val="0"/>
      <w:marTop w:val="0"/>
      <w:marBottom w:val="0"/>
      <w:divBdr>
        <w:top w:val="none" w:sz="0" w:space="0" w:color="auto"/>
        <w:left w:val="none" w:sz="0" w:space="0" w:color="auto"/>
        <w:bottom w:val="none" w:sz="0" w:space="0" w:color="auto"/>
        <w:right w:val="none" w:sz="0" w:space="0" w:color="auto"/>
      </w:divBdr>
    </w:div>
    <w:div w:id="549390894">
      <w:bodyDiv w:val="1"/>
      <w:marLeft w:val="0"/>
      <w:marRight w:val="0"/>
      <w:marTop w:val="0"/>
      <w:marBottom w:val="0"/>
      <w:divBdr>
        <w:top w:val="none" w:sz="0" w:space="0" w:color="auto"/>
        <w:left w:val="none" w:sz="0" w:space="0" w:color="auto"/>
        <w:bottom w:val="none" w:sz="0" w:space="0" w:color="auto"/>
        <w:right w:val="none" w:sz="0" w:space="0" w:color="auto"/>
      </w:divBdr>
    </w:div>
    <w:div w:id="554044840">
      <w:bodyDiv w:val="1"/>
      <w:marLeft w:val="0"/>
      <w:marRight w:val="0"/>
      <w:marTop w:val="0"/>
      <w:marBottom w:val="0"/>
      <w:divBdr>
        <w:top w:val="none" w:sz="0" w:space="0" w:color="auto"/>
        <w:left w:val="none" w:sz="0" w:space="0" w:color="auto"/>
        <w:bottom w:val="none" w:sz="0" w:space="0" w:color="auto"/>
        <w:right w:val="none" w:sz="0" w:space="0" w:color="auto"/>
      </w:divBdr>
    </w:div>
    <w:div w:id="555624462">
      <w:bodyDiv w:val="1"/>
      <w:marLeft w:val="0"/>
      <w:marRight w:val="0"/>
      <w:marTop w:val="0"/>
      <w:marBottom w:val="0"/>
      <w:divBdr>
        <w:top w:val="none" w:sz="0" w:space="0" w:color="auto"/>
        <w:left w:val="none" w:sz="0" w:space="0" w:color="auto"/>
        <w:bottom w:val="none" w:sz="0" w:space="0" w:color="auto"/>
        <w:right w:val="none" w:sz="0" w:space="0" w:color="auto"/>
      </w:divBdr>
    </w:div>
    <w:div w:id="556628944">
      <w:bodyDiv w:val="1"/>
      <w:marLeft w:val="0"/>
      <w:marRight w:val="0"/>
      <w:marTop w:val="0"/>
      <w:marBottom w:val="0"/>
      <w:divBdr>
        <w:top w:val="none" w:sz="0" w:space="0" w:color="auto"/>
        <w:left w:val="none" w:sz="0" w:space="0" w:color="auto"/>
        <w:bottom w:val="none" w:sz="0" w:space="0" w:color="auto"/>
        <w:right w:val="none" w:sz="0" w:space="0" w:color="auto"/>
      </w:divBdr>
    </w:div>
    <w:div w:id="558710102">
      <w:bodyDiv w:val="1"/>
      <w:marLeft w:val="0"/>
      <w:marRight w:val="0"/>
      <w:marTop w:val="0"/>
      <w:marBottom w:val="0"/>
      <w:divBdr>
        <w:top w:val="none" w:sz="0" w:space="0" w:color="auto"/>
        <w:left w:val="none" w:sz="0" w:space="0" w:color="auto"/>
        <w:bottom w:val="none" w:sz="0" w:space="0" w:color="auto"/>
        <w:right w:val="none" w:sz="0" w:space="0" w:color="auto"/>
      </w:divBdr>
    </w:div>
    <w:div w:id="559287049">
      <w:bodyDiv w:val="1"/>
      <w:marLeft w:val="0"/>
      <w:marRight w:val="0"/>
      <w:marTop w:val="0"/>
      <w:marBottom w:val="0"/>
      <w:divBdr>
        <w:top w:val="none" w:sz="0" w:space="0" w:color="auto"/>
        <w:left w:val="none" w:sz="0" w:space="0" w:color="auto"/>
        <w:bottom w:val="none" w:sz="0" w:space="0" w:color="auto"/>
        <w:right w:val="none" w:sz="0" w:space="0" w:color="auto"/>
      </w:divBdr>
    </w:div>
    <w:div w:id="561715304">
      <w:bodyDiv w:val="1"/>
      <w:marLeft w:val="0"/>
      <w:marRight w:val="0"/>
      <w:marTop w:val="0"/>
      <w:marBottom w:val="0"/>
      <w:divBdr>
        <w:top w:val="none" w:sz="0" w:space="0" w:color="auto"/>
        <w:left w:val="none" w:sz="0" w:space="0" w:color="auto"/>
        <w:bottom w:val="none" w:sz="0" w:space="0" w:color="auto"/>
        <w:right w:val="none" w:sz="0" w:space="0" w:color="auto"/>
      </w:divBdr>
    </w:div>
    <w:div w:id="566691764">
      <w:bodyDiv w:val="1"/>
      <w:marLeft w:val="0"/>
      <w:marRight w:val="0"/>
      <w:marTop w:val="0"/>
      <w:marBottom w:val="0"/>
      <w:divBdr>
        <w:top w:val="none" w:sz="0" w:space="0" w:color="auto"/>
        <w:left w:val="none" w:sz="0" w:space="0" w:color="auto"/>
        <w:bottom w:val="none" w:sz="0" w:space="0" w:color="auto"/>
        <w:right w:val="none" w:sz="0" w:space="0" w:color="auto"/>
      </w:divBdr>
    </w:div>
    <w:div w:id="567036508">
      <w:bodyDiv w:val="1"/>
      <w:marLeft w:val="0"/>
      <w:marRight w:val="0"/>
      <w:marTop w:val="0"/>
      <w:marBottom w:val="0"/>
      <w:divBdr>
        <w:top w:val="none" w:sz="0" w:space="0" w:color="auto"/>
        <w:left w:val="none" w:sz="0" w:space="0" w:color="auto"/>
        <w:bottom w:val="none" w:sz="0" w:space="0" w:color="auto"/>
        <w:right w:val="none" w:sz="0" w:space="0" w:color="auto"/>
      </w:divBdr>
    </w:div>
    <w:div w:id="569460804">
      <w:bodyDiv w:val="1"/>
      <w:marLeft w:val="0"/>
      <w:marRight w:val="0"/>
      <w:marTop w:val="0"/>
      <w:marBottom w:val="0"/>
      <w:divBdr>
        <w:top w:val="none" w:sz="0" w:space="0" w:color="auto"/>
        <w:left w:val="none" w:sz="0" w:space="0" w:color="auto"/>
        <w:bottom w:val="none" w:sz="0" w:space="0" w:color="auto"/>
        <w:right w:val="none" w:sz="0" w:space="0" w:color="auto"/>
      </w:divBdr>
    </w:div>
    <w:div w:id="572663406">
      <w:bodyDiv w:val="1"/>
      <w:marLeft w:val="0"/>
      <w:marRight w:val="0"/>
      <w:marTop w:val="0"/>
      <w:marBottom w:val="0"/>
      <w:divBdr>
        <w:top w:val="none" w:sz="0" w:space="0" w:color="auto"/>
        <w:left w:val="none" w:sz="0" w:space="0" w:color="auto"/>
        <w:bottom w:val="none" w:sz="0" w:space="0" w:color="auto"/>
        <w:right w:val="none" w:sz="0" w:space="0" w:color="auto"/>
      </w:divBdr>
    </w:div>
    <w:div w:id="572785118">
      <w:bodyDiv w:val="1"/>
      <w:marLeft w:val="0"/>
      <w:marRight w:val="0"/>
      <w:marTop w:val="0"/>
      <w:marBottom w:val="0"/>
      <w:divBdr>
        <w:top w:val="none" w:sz="0" w:space="0" w:color="auto"/>
        <w:left w:val="none" w:sz="0" w:space="0" w:color="auto"/>
        <w:bottom w:val="none" w:sz="0" w:space="0" w:color="auto"/>
        <w:right w:val="none" w:sz="0" w:space="0" w:color="auto"/>
      </w:divBdr>
    </w:div>
    <w:div w:id="576478733">
      <w:bodyDiv w:val="1"/>
      <w:marLeft w:val="0"/>
      <w:marRight w:val="0"/>
      <w:marTop w:val="0"/>
      <w:marBottom w:val="0"/>
      <w:divBdr>
        <w:top w:val="none" w:sz="0" w:space="0" w:color="auto"/>
        <w:left w:val="none" w:sz="0" w:space="0" w:color="auto"/>
        <w:bottom w:val="none" w:sz="0" w:space="0" w:color="auto"/>
        <w:right w:val="none" w:sz="0" w:space="0" w:color="auto"/>
      </w:divBdr>
    </w:div>
    <w:div w:id="576599827">
      <w:bodyDiv w:val="1"/>
      <w:marLeft w:val="0"/>
      <w:marRight w:val="0"/>
      <w:marTop w:val="0"/>
      <w:marBottom w:val="0"/>
      <w:divBdr>
        <w:top w:val="none" w:sz="0" w:space="0" w:color="auto"/>
        <w:left w:val="none" w:sz="0" w:space="0" w:color="auto"/>
        <w:bottom w:val="none" w:sz="0" w:space="0" w:color="auto"/>
        <w:right w:val="none" w:sz="0" w:space="0" w:color="auto"/>
      </w:divBdr>
    </w:div>
    <w:div w:id="579414871">
      <w:bodyDiv w:val="1"/>
      <w:marLeft w:val="0"/>
      <w:marRight w:val="0"/>
      <w:marTop w:val="0"/>
      <w:marBottom w:val="0"/>
      <w:divBdr>
        <w:top w:val="none" w:sz="0" w:space="0" w:color="auto"/>
        <w:left w:val="none" w:sz="0" w:space="0" w:color="auto"/>
        <w:bottom w:val="none" w:sz="0" w:space="0" w:color="auto"/>
        <w:right w:val="none" w:sz="0" w:space="0" w:color="auto"/>
      </w:divBdr>
    </w:div>
    <w:div w:id="586307429">
      <w:bodyDiv w:val="1"/>
      <w:marLeft w:val="0"/>
      <w:marRight w:val="0"/>
      <w:marTop w:val="0"/>
      <w:marBottom w:val="0"/>
      <w:divBdr>
        <w:top w:val="none" w:sz="0" w:space="0" w:color="auto"/>
        <w:left w:val="none" w:sz="0" w:space="0" w:color="auto"/>
        <w:bottom w:val="none" w:sz="0" w:space="0" w:color="auto"/>
        <w:right w:val="none" w:sz="0" w:space="0" w:color="auto"/>
      </w:divBdr>
    </w:div>
    <w:div w:id="586426998">
      <w:bodyDiv w:val="1"/>
      <w:marLeft w:val="0"/>
      <w:marRight w:val="0"/>
      <w:marTop w:val="0"/>
      <w:marBottom w:val="0"/>
      <w:divBdr>
        <w:top w:val="none" w:sz="0" w:space="0" w:color="auto"/>
        <w:left w:val="none" w:sz="0" w:space="0" w:color="auto"/>
        <w:bottom w:val="none" w:sz="0" w:space="0" w:color="auto"/>
        <w:right w:val="none" w:sz="0" w:space="0" w:color="auto"/>
      </w:divBdr>
    </w:div>
    <w:div w:id="588660071">
      <w:bodyDiv w:val="1"/>
      <w:marLeft w:val="0"/>
      <w:marRight w:val="0"/>
      <w:marTop w:val="0"/>
      <w:marBottom w:val="0"/>
      <w:divBdr>
        <w:top w:val="none" w:sz="0" w:space="0" w:color="auto"/>
        <w:left w:val="none" w:sz="0" w:space="0" w:color="auto"/>
        <w:bottom w:val="none" w:sz="0" w:space="0" w:color="auto"/>
        <w:right w:val="none" w:sz="0" w:space="0" w:color="auto"/>
      </w:divBdr>
    </w:div>
    <w:div w:id="593831177">
      <w:bodyDiv w:val="1"/>
      <w:marLeft w:val="0"/>
      <w:marRight w:val="0"/>
      <w:marTop w:val="0"/>
      <w:marBottom w:val="0"/>
      <w:divBdr>
        <w:top w:val="none" w:sz="0" w:space="0" w:color="auto"/>
        <w:left w:val="none" w:sz="0" w:space="0" w:color="auto"/>
        <w:bottom w:val="none" w:sz="0" w:space="0" w:color="auto"/>
        <w:right w:val="none" w:sz="0" w:space="0" w:color="auto"/>
      </w:divBdr>
    </w:div>
    <w:div w:id="594095985">
      <w:bodyDiv w:val="1"/>
      <w:marLeft w:val="0"/>
      <w:marRight w:val="0"/>
      <w:marTop w:val="0"/>
      <w:marBottom w:val="0"/>
      <w:divBdr>
        <w:top w:val="none" w:sz="0" w:space="0" w:color="auto"/>
        <w:left w:val="none" w:sz="0" w:space="0" w:color="auto"/>
        <w:bottom w:val="none" w:sz="0" w:space="0" w:color="auto"/>
        <w:right w:val="none" w:sz="0" w:space="0" w:color="auto"/>
      </w:divBdr>
    </w:div>
    <w:div w:id="594679905">
      <w:bodyDiv w:val="1"/>
      <w:marLeft w:val="0"/>
      <w:marRight w:val="0"/>
      <w:marTop w:val="0"/>
      <w:marBottom w:val="0"/>
      <w:divBdr>
        <w:top w:val="none" w:sz="0" w:space="0" w:color="auto"/>
        <w:left w:val="none" w:sz="0" w:space="0" w:color="auto"/>
        <w:bottom w:val="none" w:sz="0" w:space="0" w:color="auto"/>
        <w:right w:val="none" w:sz="0" w:space="0" w:color="auto"/>
      </w:divBdr>
    </w:div>
    <w:div w:id="605159596">
      <w:bodyDiv w:val="1"/>
      <w:marLeft w:val="0"/>
      <w:marRight w:val="0"/>
      <w:marTop w:val="0"/>
      <w:marBottom w:val="0"/>
      <w:divBdr>
        <w:top w:val="none" w:sz="0" w:space="0" w:color="auto"/>
        <w:left w:val="none" w:sz="0" w:space="0" w:color="auto"/>
        <w:bottom w:val="none" w:sz="0" w:space="0" w:color="auto"/>
        <w:right w:val="none" w:sz="0" w:space="0" w:color="auto"/>
      </w:divBdr>
    </w:div>
    <w:div w:id="607084789">
      <w:bodyDiv w:val="1"/>
      <w:marLeft w:val="0"/>
      <w:marRight w:val="0"/>
      <w:marTop w:val="0"/>
      <w:marBottom w:val="0"/>
      <w:divBdr>
        <w:top w:val="none" w:sz="0" w:space="0" w:color="auto"/>
        <w:left w:val="none" w:sz="0" w:space="0" w:color="auto"/>
        <w:bottom w:val="none" w:sz="0" w:space="0" w:color="auto"/>
        <w:right w:val="none" w:sz="0" w:space="0" w:color="auto"/>
      </w:divBdr>
    </w:div>
    <w:div w:id="608438428">
      <w:bodyDiv w:val="1"/>
      <w:marLeft w:val="0"/>
      <w:marRight w:val="0"/>
      <w:marTop w:val="0"/>
      <w:marBottom w:val="0"/>
      <w:divBdr>
        <w:top w:val="none" w:sz="0" w:space="0" w:color="auto"/>
        <w:left w:val="none" w:sz="0" w:space="0" w:color="auto"/>
        <w:bottom w:val="none" w:sz="0" w:space="0" w:color="auto"/>
        <w:right w:val="none" w:sz="0" w:space="0" w:color="auto"/>
      </w:divBdr>
    </w:div>
    <w:div w:id="610360460">
      <w:bodyDiv w:val="1"/>
      <w:marLeft w:val="0"/>
      <w:marRight w:val="0"/>
      <w:marTop w:val="0"/>
      <w:marBottom w:val="0"/>
      <w:divBdr>
        <w:top w:val="none" w:sz="0" w:space="0" w:color="auto"/>
        <w:left w:val="none" w:sz="0" w:space="0" w:color="auto"/>
        <w:bottom w:val="none" w:sz="0" w:space="0" w:color="auto"/>
        <w:right w:val="none" w:sz="0" w:space="0" w:color="auto"/>
      </w:divBdr>
    </w:div>
    <w:div w:id="612713475">
      <w:bodyDiv w:val="1"/>
      <w:marLeft w:val="0"/>
      <w:marRight w:val="0"/>
      <w:marTop w:val="0"/>
      <w:marBottom w:val="0"/>
      <w:divBdr>
        <w:top w:val="none" w:sz="0" w:space="0" w:color="auto"/>
        <w:left w:val="none" w:sz="0" w:space="0" w:color="auto"/>
        <w:bottom w:val="none" w:sz="0" w:space="0" w:color="auto"/>
        <w:right w:val="none" w:sz="0" w:space="0" w:color="auto"/>
      </w:divBdr>
    </w:div>
    <w:div w:id="613287516">
      <w:bodyDiv w:val="1"/>
      <w:marLeft w:val="0"/>
      <w:marRight w:val="0"/>
      <w:marTop w:val="0"/>
      <w:marBottom w:val="0"/>
      <w:divBdr>
        <w:top w:val="none" w:sz="0" w:space="0" w:color="auto"/>
        <w:left w:val="none" w:sz="0" w:space="0" w:color="auto"/>
        <w:bottom w:val="none" w:sz="0" w:space="0" w:color="auto"/>
        <w:right w:val="none" w:sz="0" w:space="0" w:color="auto"/>
      </w:divBdr>
    </w:div>
    <w:div w:id="614748913">
      <w:bodyDiv w:val="1"/>
      <w:marLeft w:val="0"/>
      <w:marRight w:val="0"/>
      <w:marTop w:val="0"/>
      <w:marBottom w:val="0"/>
      <w:divBdr>
        <w:top w:val="none" w:sz="0" w:space="0" w:color="auto"/>
        <w:left w:val="none" w:sz="0" w:space="0" w:color="auto"/>
        <w:bottom w:val="none" w:sz="0" w:space="0" w:color="auto"/>
        <w:right w:val="none" w:sz="0" w:space="0" w:color="auto"/>
      </w:divBdr>
    </w:div>
    <w:div w:id="614796834">
      <w:bodyDiv w:val="1"/>
      <w:marLeft w:val="0"/>
      <w:marRight w:val="0"/>
      <w:marTop w:val="0"/>
      <w:marBottom w:val="0"/>
      <w:divBdr>
        <w:top w:val="none" w:sz="0" w:space="0" w:color="auto"/>
        <w:left w:val="none" w:sz="0" w:space="0" w:color="auto"/>
        <w:bottom w:val="none" w:sz="0" w:space="0" w:color="auto"/>
        <w:right w:val="none" w:sz="0" w:space="0" w:color="auto"/>
      </w:divBdr>
    </w:div>
    <w:div w:id="615646575">
      <w:bodyDiv w:val="1"/>
      <w:marLeft w:val="0"/>
      <w:marRight w:val="0"/>
      <w:marTop w:val="0"/>
      <w:marBottom w:val="0"/>
      <w:divBdr>
        <w:top w:val="none" w:sz="0" w:space="0" w:color="auto"/>
        <w:left w:val="none" w:sz="0" w:space="0" w:color="auto"/>
        <w:bottom w:val="none" w:sz="0" w:space="0" w:color="auto"/>
        <w:right w:val="none" w:sz="0" w:space="0" w:color="auto"/>
      </w:divBdr>
    </w:div>
    <w:div w:id="619069593">
      <w:bodyDiv w:val="1"/>
      <w:marLeft w:val="0"/>
      <w:marRight w:val="0"/>
      <w:marTop w:val="0"/>
      <w:marBottom w:val="0"/>
      <w:divBdr>
        <w:top w:val="none" w:sz="0" w:space="0" w:color="auto"/>
        <w:left w:val="none" w:sz="0" w:space="0" w:color="auto"/>
        <w:bottom w:val="none" w:sz="0" w:space="0" w:color="auto"/>
        <w:right w:val="none" w:sz="0" w:space="0" w:color="auto"/>
      </w:divBdr>
    </w:div>
    <w:div w:id="623853647">
      <w:bodyDiv w:val="1"/>
      <w:marLeft w:val="0"/>
      <w:marRight w:val="0"/>
      <w:marTop w:val="0"/>
      <w:marBottom w:val="0"/>
      <w:divBdr>
        <w:top w:val="none" w:sz="0" w:space="0" w:color="auto"/>
        <w:left w:val="none" w:sz="0" w:space="0" w:color="auto"/>
        <w:bottom w:val="none" w:sz="0" w:space="0" w:color="auto"/>
        <w:right w:val="none" w:sz="0" w:space="0" w:color="auto"/>
      </w:divBdr>
    </w:div>
    <w:div w:id="623929038">
      <w:bodyDiv w:val="1"/>
      <w:marLeft w:val="0"/>
      <w:marRight w:val="0"/>
      <w:marTop w:val="0"/>
      <w:marBottom w:val="0"/>
      <w:divBdr>
        <w:top w:val="none" w:sz="0" w:space="0" w:color="auto"/>
        <w:left w:val="none" w:sz="0" w:space="0" w:color="auto"/>
        <w:bottom w:val="none" w:sz="0" w:space="0" w:color="auto"/>
        <w:right w:val="none" w:sz="0" w:space="0" w:color="auto"/>
      </w:divBdr>
    </w:div>
    <w:div w:id="626201460">
      <w:bodyDiv w:val="1"/>
      <w:marLeft w:val="0"/>
      <w:marRight w:val="0"/>
      <w:marTop w:val="0"/>
      <w:marBottom w:val="0"/>
      <w:divBdr>
        <w:top w:val="none" w:sz="0" w:space="0" w:color="auto"/>
        <w:left w:val="none" w:sz="0" w:space="0" w:color="auto"/>
        <w:bottom w:val="none" w:sz="0" w:space="0" w:color="auto"/>
        <w:right w:val="none" w:sz="0" w:space="0" w:color="auto"/>
      </w:divBdr>
    </w:div>
    <w:div w:id="626590059">
      <w:bodyDiv w:val="1"/>
      <w:marLeft w:val="0"/>
      <w:marRight w:val="0"/>
      <w:marTop w:val="0"/>
      <w:marBottom w:val="0"/>
      <w:divBdr>
        <w:top w:val="none" w:sz="0" w:space="0" w:color="auto"/>
        <w:left w:val="none" w:sz="0" w:space="0" w:color="auto"/>
        <w:bottom w:val="none" w:sz="0" w:space="0" w:color="auto"/>
        <w:right w:val="none" w:sz="0" w:space="0" w:color="auto"/>
      </w:divBdr>
    </w:div>
    <w:div w:id="626593273">
      <w:bodyDiv w:val="1"/>
      <w:marLeft w:val="0"/>
      <w:marRight w:val="0"/>
      <w:marTop w:val="0"/>
      <w:marBottom w:val="0"/>
      <w:divBdr>
        <w:top w:val="none" w:sz="0" w:space="0" w:color="auto"/>
        <w:left w:val="none" w:sz="0" w:space="0" w:color="auto"/>
        <w:bottom w:val="none" w:sz="0" w:space="0" w:color="auto"/>
        <w:right w:val="none" w:sz="0" w:space="0" w:color="auto"/>
      </w:divBdr>
    </w:div>
    <w:div w:id="627054979">
      <w:bodyDiv w:val="1"/>
      <w:marLeft w:val="0"/>
      <w:marRight w:val="0"/>
      <w:marTop w:val="0"/>
      <w:marBottom w:val="0"/>
      <w:divBdr>
        <w:top w:val="none" w:sz="0" w:space="0" w:color="auto"/>
        <w:left w:val="none" w:sz="0" w:space="0" w:color="auto"/>
        <w:bottom w:val="none" w:sz="0" w:space="0" w:color="auto"/>
        <w:right w:val="none" w:sz="0" w:space="0" w:color="auto"/>
      </w:divBdr>
    </w:div>
    <w:div w:id="630525207">
      <w:bodyDiv w:val="1"/>
      <w:marLeft w:val="0"/>
      <w:marRight w:val="0"/>
      <w:marTop w:val="0"/>
      <w:marBottom w:val="0"/>
      <w:divBdr>
        <w:top w:val="none" w:sz="0" w:space="0" w:color="auto"/>
        <w:left w:val="none" w:sz="0" w:space="0" w:color="auto"/>
        <w:bottom w:val="none" w:sz="0" w:space="0" w:color="auto"/>
        <w:right w:val="none" w:sz="0" w:space="0" w:color="auto"/>
      </w:divBdr>
    </w:div>
    <w:div w:id="633562367">
      <w:bodyDiv w:val="1"/>
      <w:marLeft w:val="0"/>
      <w:marRight w:val="0"/>
      <w:marTop w:val="0"/>
      <w:marBottom w:val="0"/>
      <w:divBdr>
        <w:top w:val="none" w:sz="0" w:space="0" w:color="auto"/>
        <w:left w:val="none" w:sz="0" w:space="0" w:color="auto"/>
        <w:bottom w:val="none" w:sz="0" w:space="0" w:color="auto"/>
        <w:right w:val="none" w:sz="0" w:space="0" w:color="auto"/>
      </w:divBdr>
    </w:div>
    <w:div w:id="638733022">
      <w:bodyDiv w:val="1"/>
      <w:marLeft w:val="0"/>
      <w:marRight w:val="0"/>
      <w:marTop w:val="0"/>
      <w:marBottom w:val="0"/>
      <w:divBdr>
        <w:top w:val="none" w:sz="0" w:space="0" w:color="auto"/>
        <w:left w:val="none" w:sz="0" w:space="0" w:color="auto"/>
        <w:bottom w:val="none" w:sz="0" w:space="0" w:color="auto"/>
        <w:right w:val="none" w:sz="0" w:space="0" w:color="auto"/>
      </w:divBdr>
    </w:div>
    <w:div w:id="639110543">
      <w:bodyDiv w:val="1"/>
      <w:marLeft w:val="0"/>
      <w:marRight w:val="0"/>
      <w:marTop w:val="0"/>
      <w:marBottom w:val="0"/>
      <w:divBdr>
        <w:top w:val="none" w:sz="0" w:space="0" w:color="auto"/>
        <w:left w:val="none" w:sz="0" w:space="0" w:color="auto"/>
        <w:bottom w:val="none" w:sz="0" w:space="0" w:color="auto"/>
        <w:right w:val="none" w:sz="0" w:space="0" w:color="auto"/>
      </w:divBdr>
    </w:div>
    <w:div w:id="642346342">
      <w:bodyDiv w:val="1"/>
      <w:marLeft w:val="0"/>
      <w:marRight w:val="0"/>
      <w:marTop w:val="0"/>
      <w:marBottom w:val="0"/>
      <w:divBdr>
        <w:top w:val="none" w:sz="0" w:space="0" w:color="auto"/>
        <w:left w:val="none" w:sz="0" w:space="0" w:color="auto"/>
        <w:bottom w:val="none" w:sz="0" w:space="0" w:color="auto"/>
        <w:right w:val="none" w:sz="0" w:space="0" w:color="auto"/>
      </w:divBdr>
    </w:div>
    <w:div w:id="646935928">
      <w:bodyDiv w:val="1"/>
      <w:marLeft w:val="0"/>
      <w:marRight w:val="0"/>
      <w:marTop w:val="0"/>
      <w:marBottom w:val="0"/>
      <w:divBdr>
        <w:top w:val="none" w:sz="0" w:space="0" w:color="auto"/>
        <w:left w:val="none" w:sz="0" w:space="0" w:color="auto"/>
        <w:bottom w:val="none" w:sz="0" w:space="0" w:color="auto"/>
        <w:right w:val="none" w:sz="0" w:space="0" w:color="auto"/>
      </w:divBdr>
    </w:div>
    <w:div w:id="651300896">
      <w:bodyDiv w:val="1"/>
      <w:marLeft w:val="0"/>
      <w:marRight w:val="0"/>
      <w:marTop w:val="0"/>
      <w:marBottom w:val="0"/>
      <w:divBdr>
        <w:top w:val="none" w:sz="0" w:space="0" w:color="auto"/>
        <w:left w:val="none" w:sz="0" w:space="0" w:color="auto"/>
        <w:bottom w:val="none" w:sz="0" w:space="0" w:color="auto"/>
        <w:right w:val="none" w:sz="0" w:space="0" w:color="auto"/>
      </w:divBdr>
    </w:div>
    <w:div w:id="659381615">
      <w:bodyDiv w:val="1"/>
      <w:marLeft w:val="0"/>
      <w:marRight w:val="0"/>
      <w:marTop w:val="0"/>
      <w:marBottom w:val="0"/>
      <w:divBdr>
        <w:top w:val="none" w:sz="0" w:space="0" w:color="auto"/>
        <w:left w:val="none" w:sz="0" w:space="0" w:color="auto"/>
        <w:bottom w:val="none" w:sz="0" w:space="0" w:color="auto"/>
        <w:right w:val="none" w:sz="0" w:space="0" w:color="auto"/>
      </w:divBdr>
    </w:div>
    <w:div w:id="663707457">
      <w:bodyDiv w:val="1"/>
      <w:marLeft w:val="0"/>
      <w:marRight w:val="0"/>
      <w:marTop w:val="0"/>
      <w:marBottom w:val="0"/>
      <w:divBdr>
        <w:top w:val="none" w:sz="0" w:space="0" w:color="auto"/>
        <w:left w:val="none" w:sz="0" w:space="0" w:color="auto"/>
        <w:bottom w:val="none" w:sz="0" w:space="0" w:color="auto"/>
        <w:right w:val="none" w:sz="0" w:space="0" w:color="auto"/>
      </w:divBdr>
    </w:div>
    <w:div w:id="667438696">
      <w:bodyDiv w:val="1"/>
      <w:marLeft w:val="0"/>
      <w:marRight w:val="0"/>
      <w:marTop w:val="0"/>
      <w:marBottom w:val="0"/>
      <w:divBdr>
        <w:top w:val="none" w:sz="0" w:space="0" w:color="auto"/>
        <w:left w:val="none" w:sz="0" w:space="0" w:color="auto"/>
        <w:bottom w:val="none" w:sz="0" w:space="0" w:color="auto"/>
        <w:right w:val="none" w:sz="0" w:space="0" w:color="auto"/>
      </w:divBdr>
    </w:div>
    <w:div w:id="667828694">
      <w:bodyDiv w:val="1"/>
      <w:marLeft w:val="0"/>
      <w:marRight w:val="0"/>
      <w:marTop w:val="0"/>
      <w:marBottom w:val="0"/>
      <w:divBdr>
        <w:top w:val="none" w:sz="0" w:space="0" w:color="auto"/>
        <w:left w:val="none" w:sz="0" w:space="0" w:color="auto"/>
        <w:bottom w:val="none" w:sz="0" w:space="0" w:color="auto"/>
        <w:right w:val="none" w:sz="0" w:space="0" w:color="auto"/>
      </w:divBdr>
    </w:div>
    <w:div w:id="670327916">
      <w:bodyDiv w:val="1"/>
      <w:marLeft w:val="0"/>
      <w:marRight w:val="0"/>
      <w:marTop w:val="0"/>
      <w:marBottom w:val="0"/>
      <w:divBdr>
        <w:top w:val="none" w:sz="0" w:space="0" w:color="auto"/>
        <w:left w:val="none" w:sz="0" w:space="0" w:color="auto"/>
        <w:bottom w:val="none" w:sz="0" w:space="0" w:color="auto"/>
        <w:right w:val="none" w:sz="0" w:space="0" w:color="auto"/>
      </w:divBdr>
    </w:div>
    <w:div w:id="672293435">
      <w:bodyDiv w:val="1"/>
      <w:marLeft w:val="0"/>
      <w:marRight w:val="0"/>
      <w:marTop w:val="0"/>
      <w:marBottom w:val="0"/>
      <w:divBdr>
        <w:top w:val="none" w:sz="0" w:space="0" w:color="auto"/>
        <w:left w:val="none" w:sz="0" w:space="0" w:color="auto"/>
        <w:bottom w:val="none" w:sz="0" w:space="0" w:color="auto"/>
        <w:right w:val="none" w:sz="0" w:space="0" w:color="auto"/>
      </w:divBdr>
    </w:div>
    <w:div w:id="677731311">
      <w:bodyDiv w:val="1"/>
      <w:marLeft w:val="0"/>
      <w:marRight w:val="0"/>
      <w:marTop w:val="0"/>
      <w:marBottom w:val="0"/>
      <w:divBdr>
        <w:top w:val="none" w:sz="0" w:space="0" w:color="auto"/>
        <w:left w:val="none" w:sz="0" w:space="0" w:color="auto"/>
        <w:bottom w:val="none" w:sz="0" w:space="0" w:color="auto"/>
        <w:right w:val="none" w:sz="0" w:space="0" w:color="auto"/>
      </w:divBdr>
    </w:div>
    <w:div w:id="681468466">
      <w:bodyDiv w:val="1"/>
      <w:marLeft w:val="0"/>
      <w:marRight w:val="0"/>
      <w:marTop w:val="0"/>
      <w:marBottom w:val="0"/>
      <w:divBdr>
        <w:top w:val="none" w:sz="0" w:space="0" w:color="auto"/>
        <w:left w:val="none" w:sz="0" w:space="0" w:color="auto"/>
        <w:bottom w:val="none" w:sz="0" w:space="0" w:color="auto"/>
        <w:right w:val="none" w:sz="0" w:space="0" w:color="auto"/>
      </w:divBdr>
    </w:div>
    <w:div w:id="684987525">
      <w:bodyDiv w:val="1"/>
      <w:marLeft w:val="0"/>
      <w:marRight w:val="0"/>
      <w:marTop w:val="0"/>
      <w:marBottom w:val="0"/>
      <w:divBdr>
        <w:top w:val="none" w:sz="0" w:space="0" w:color="auto"/>
        <w:left w:val="none" w:sz="0" w:space="0" w:color="auto"/>
        <w:bottom w:val="none" w:sz="0" w:space="0" w:color="auto"/>
        <w:right w:val="none" w:sz="0" w:space="0" w:color="auto"/>
      </w:divBdr>
    </w:div>
    <w:div w:id="685712537">
      <w:bodyDiv w:val="1"/>
      <w:marLeft w:val="0"/>
      <w:marRight w:val="0"/>
      <w:marTop w:val="0"/>
      <w:marBottom w:val="0"/>
      <w:divBdr>
        <w:top w:val="none" w:sz="0" w:space="0" w:color="auto"/>
        <w:left w:val="none" w:sz="0" w:space="0" w:color="auto"/>
        <w:bottom w:val="none" w:sz="0" w:space="0" w:color="auto"/>
        <w:right w:val="none" w:sz="0" w:space="0" w:color="auto"/>
      </w:divBdr>
    </w:div>
    <w:div w:id="698043634">
      <w:bodyDiv w:val="1"/>
      <w:marLeft w:val="0"/>
      <w:marRight w:val="0"/>
      <w:marTop w:val="0"/>
      <w:marBottom w:val="0"/>
      <w:divBdr>
        <w:top w:val="none" w:sz="0" w:space="0" w:color="auto"/>
        <w:left w:val="none" w:sz="0" w:space="0" w:color="auto"/>
        <w:bottom w:val="none" w:sz="0" w:space="0" w:color="auto"/>
        <w:right w:val="none" w:sz="0" w:space="0" w:color="auto"/>
      </w:divBdr>
    </w:div>
    <w:div w:id="712581377">
      <w:bodyDiv w:val="1"/>
      <w:marLeft w:val="0"/>
      <w:marRight w:val="0"/>
      <w:marTop w:val="0"/>
      <w:marBottom w:val="0"/>
      <w:divBdr>
        <w:top w:val="none" w:sz="0" w:space="0" w:color="auto"/>
        <w:left w:val="none" w:sz="0" w:space="0" w:color="auto"/>
        <w:bottom w:val="none" w:sz="0" w:space="0" w:color="auto"/>
        <w:right w:val="none" w:sz="0" w:space="0" w:color="auto"/>
      </w:divBdr>
    </w:div>
    <w:div w:id="713697900">
      <w:bodyDiv w:val="1"/>
      <w:marLeft w:val="0"/>
      <w:marRight w:val="0"/>
      <w:marTop w:val="0"/>
      <w:marBottom w:val="0"/>
      <w:divBdr>
        <w:top w:val="none" w:sz="0" w:space="0" w:color="auto"/>
        <w:left w:val="none" w:sz="0" w:space="0" w:color="auto"/>
        <w:bottom w:val="none" w:sz="0" w:space="0" w:color="auto"/>
        <w:right w:val="none" w:sz="0" w:space="0" w:color="auto"/>
      </w:divBdr>
    </w:div>
    <w:div w:id="715276616">
      <w:bodyDiv w:val="1"/>
      <w:marLeft w:val="0"/>
      <w:marRight w:val="0"/>
      <w:marTop w:val="0"/>
      <w:marBottom w:val="0"/>
      <w:divBdr>
        <w:top w:val="none" w:sz="0" w:space="0" w:color="auto"/>
        <w:left w:val="none" w:sz="0" w:space="0" w:color="auto"/>
        <w:bottom w:val="none" w:sz="0" w:space="0" w:color="auto"/>
        <w:right w:val="none" w:sz="0" w:space="0" w:color="auto"/>
      </w:divBdr>
    </w:div>
    <w:div w:id="716899540">
      <w:bodyDiv w:val="1"/>
      <w:marLeft w:val="0"/>
      <w:marRight w:val="0"/>
      <w:marTop w:val="0"/>
      <w:marBottom w:val="0"/>
      <w:divBdr>
        <w:top w:val="none" w:sz="0" w:space="0" w:color="auto"/>
        <w:left w:val="none" w:sz="0" w:space="0" w:color="auto"/>
        <w:bottom w:val="none" w:sz="0" w:space="0" w:color="auto"/>
        <w:right w:val="none" w:sz="0" w:space="0" w:color="auto"/>
      </w:divBdr>
    </w:div>
    <w:div w:id="717700366">
      <w:bodyDiv w:val="1"/>
      <w:marLeft w:val="0"/>
      <w:marRight w:val="0"/>
      <w:marTop w:val="0"/>
      <w:marBottom w:val="0"/>
      <w:divBdr>
        <w:top w:val="none" w:sz="0" w:space="0" w:color="auto"/>
        <w:left w:val="none" w:sz="0" w:space="0" w:color="auto"/>
        <w:bottom w:val="none" w:sz="0" w:space="0" w:color="auto"/>
        <w:right w:val="none" w:sz="0" w:space="0" w:color="auto"/>
      </w:divBdr>
    </w:div>
    <w:div w:id="719132481">
      <w:bodyDiv w:val="1"/>
      <w:marLeft w:val="0"/>
      <w:marRight w:val="0"/>
      <w:marTop w:val="0"/>
      <w:marBottom w:val="0"/>
      <w:divBdr>
        <w:top w:val="none" w:sz="0" w:space="0" w:color="auto"/>
        <w:left w:val="none" w:sz="0" w:space="0" w:color="auto"/>
        <w:bottom w:val="none" w:sz="0" w:space="0" w:color="auto"/>
        <w:right w:val="none" w:sz="0" w:space="0" w:color="auto"/>
      </w:divBdr>
    </w:div>
    <w:div w:id="719283022">
      <w:bodyDiv w:val="1"/>
      <w:marLeft w:val="0"/>
      <w:marRight w:val="0"/>
      <w:marTop w:val="0"/>
      <w:marBottom w:val="0"/>
      <w:divBdr>
        <w:top w:val="none" w:sz="0" w:space="0" w:color="auto"/>
        <w:left w:val="none" w:sz="0" w:space="0" w:color="auto"/>
        <w:bottom w:val="none" w:sz="0" w:space="0" w:color="auto"/>
        <w:right w:val="none" w:sz="0" w:space="0" w:color="auto"/>
      </w:divBdr>
    </w:div>
    <w:div w:id="731123330">
      <w:bodyDiv w:val="1"/>
      <w:marLeft w:val="0"/>
      <w:marRight w:val="0"/>
      <w:marTop w:val="0"/>
      <w:marBottom w:val="0"/>
      <w:divBdr>
        <w:top w:val="none" w:sz="0" w:space="0" w:color="auto"/>
        <w:left w:val="none" w:sz="0" w:space="0" w:color="auto"/>
        <w:bottom w:val="none" w:sz="0" w:space="0" w:color="auto"/>
        <w:right w:val="none" w:sz="0" w:space="0" w:color="auto"/>
      </w:divBdr>
    </w:div>
    <w:div w:id="731775585">
      <w:bodyDiv w:val="1"/>
      <w:marLeft w:val="0"/>
      <w:marRight w:val="0"/>
      <w:marTop w:val="0"/>
      <w:marBottom w:val="0"/>
      <w:divBdr>
        <w:top w:val="none" w:sz="0" w:space="0" w:color="auto"/>
        <w:left w:val="none" w:sz="0" w:space="0" w:color="auto"/>
        <w:bottom w:val="none" w:sz="0" w:space="0" w:color="auto"/>
        <w:right w:val="none" w:sz="0" w:space="0" w:color="auto"/>
      </w:divBdr>
    </w:div>
    <w:div w:id="732897109">
      <w:bodyDiv w:val="1"/>
      <w:marLeft w:val="0"/>
      <w:marRight w:val="0"/>
      <w:marTop w:val="0"/>
      <w:marBottom w:val="0"/>
      <w:divBdr>
        <w:top w:val="none" w:sz="0" w:space="0" w:color="auto"/>
        <w:left w:val="none" w:sz="0" w:space="0" w:color="auto"/>
        <w:bottom w:val="none" w:sz="0" w:space="0" w:color="auto"/>
        <w:right w:val="none" w:sz="0" w:space="0" w:color="auto"/>
      </w:divBdr>
    </w:div>
    <w:div w:id="734666521">
      <w:bodyDiv w:val="1"/>
      <w:marLeft w:val="0"/>
      <w:marRight w:val="0"/>
      <w:marTop w:val="0"/>
      <w:marBottom w:val="0"/>
      <w:divBdr>
        <w:top w:val="none" w:sz="0" w:space="0" w:color="auto"/>
        <w:left w:val="none" w:sz="0" w:space="0" w:color="auto"/>
        <w:bottom w:val="none" w:sz="0" w:space="0" w:color="auto"/>
        <w:right w:val="none" w:sz="0" w:space="0" w:color="auto"/>
      </w:divBdr>
    </w:div>
    <w:div w:id="748386099">
      <w:bodyDiv w:val="1"/>
      <w:marLeft w:val="0"/>
      <w:marRight w:val="0"/>
      <w:marTop w:val="0"/>
      <w:marBottom w:val="0"/>
      <w:divBdr>
        <w:top w:val="none" w:sz="0" w:space="0" w:color="auto"/>
        <w:left w:val="none" w:sz="0" w:space="0" w:color="auto"/>
        <w:bottom w:val="none" w:sz="0" w:space="0" w:color="auto"/>
        <w:right w:val="none" w:sz="0" w:space="0" w:color="auto"/>
      </w:divBdr>
    </w:div>
    <w:div w:id="753893356">
      <w:bodyDiv w:val="1"/>
      <w:marLeft w:val="0"/>
      <w:marRight w:val="0"/>
      <w:marTop w:val="0"/>
      <w:marBottom w:val="0"/>
      <w:divBdr>
        <w:top w:val="none" w:sz="0" w:space="0" w:color="auto"/>
        <w:left w:val="none" w:sz="0" w:space="0" w:color="auto"/>
        <w:bottom w:val="none" w:sz="0" w:space="0" w:color="auto"/>
        <w:right w:val="none" w:sz="0" w:space="0" w:color="auto"/>
      </w:divBdr>
    </w:div>
    <w:div w:id="763765084">
      <w:bodyDiv w:val="1"/>
      <w:marLeft w:val="0"/>
      <w:marRight w:val="0"/>
      <w:marTop w:val="0"/>
      <w:marBottom w:val="0"/>
      <w:divBdr>
        <w:top w:val="none" w:sz="0" w:space="0" w:color="auto"/>
        <w:left w:val="none" w:sz="0" w:space="0" w:color="auto"/>
        <w:bottom w:val="none" w:sz="0" w:space="0" w:color="auto"/>
        <w:right w:val="none" w:sz="0" w:space="0" w:color="auto"/>
      </w:divBdr>
    </w:div>
    <w:div w:id="769662397">
      <w:bodyDiv w:val="1"/>
      <w:marLeft w:val="0"/>
      <w:marRight w:val="0"/>
      <w:marTop w:val="0"/>
      <w:marBottom w:val="0"/>
      <w:divBdr>
        <w:top w:val="none" w:sz="0" w:space="0" w:color="auto"/>
        <w:left w:val="none" w:sz="0" w:space="0" w:color="auto"/>
        <w:bottom w:val="none" w:sz="0" w:space="0" w:color="auto"/>
        <w:right w:val="none" w:sz="0" w:space="0" w:color="auto"/>
      </w:divBdr>
    </w:div>
    <w:div w:id="770322329">
      <w:bodyDiv w:val="1"/>
      <w:marLeft w:val="0"/>
      <w:marRight w:val="0"/>
      <w:marTop w:val="0"/>
      <w:marBottom w:val="0"/>
      <w:divBdr>
        <w:top w:val="none" w:sz="0" w:space="0" w:color="auto"/>
        <w:left w:val="none" w:sz="0" w:space="0" w:color="auto"/>
        <w:bottom w:val="none" w:sz="0" w:space="0" w:color="auto"/>
        <w:right w:val="none" w:sz="0" w:space="0" w:color="auto"/>
      </w:divBdr>
    </w:div>
    <w:div w:id="773864464">
      <w:bodyDiv w:val="1"/>
      <w:marLeft w:val="0"/>
      <w:marRight w:val="0"/>
      <w:marTop w:val="0"/>
      <w:marBottom w:val="0"/>
      <w:divBdr>
        <w:top w:val="none" w:sz="0" w:space="0" w:color="auto"/>
        <w:left w:val="none" w:sz="0" w:space="0" w:color="auto"/>
        <w:bottom w:val="none" w:sz="0" w:space="0" w:color="auto"/>
        <w:right w:val="none" w:sz="0" w:space="0" w:color="auto"/>
      </w:divBdr>
    </w:div>
    <w:div w:id="781149176">
      <w:bodyDiv w:val="1"/>
      <w:marLeft w:val="0"/>
      <w:marRight w:val="0"/>
      <w:marTop w:val="0"/>
      <w:marBottom w:val="0"/>
      <w:divBdr>
        <w:top w:val="none" w:sz="0" w:space="0" w:color="auto"/>
        <w:left w:val="none" w:sz="0" w:space="0" w:color="auto"/>
        <w:bottom w:val="none" w:sz="0" w:space="0" w:color="auto"/>
        <w:right w:val="none" w:sz="0" w:space="0" w:color="auto"/>
      </w:divBdr>
    </w:div>
    <w:div w:id="781386739">
      <w:bodyDiv w:val="1"/>
      <w:marLeft w:val="0"/>
      <w:marRight w:val="0"/>
      <w:marTop w:val="0"/>
      <w:marBottom w:val="0"/>
      <w:divBdr>
        <w:top w:val="none" w:sz="0" w:space="0" w:color="auto"/>
        <w:left w:val="none" w:sz="0" w:space="0" w:color="auto"/>
        <w:bottom w:val="none" w:sz="0" w:space="0" w:color="auto"/>
        <w:right w:val="none" w:sz="0" w:space="0" w:color="auto"/>
      </w:divBdr>
    </w:div>
    <w:div w:id="782456113">
      <w:bodyDiv w:val="1"/>
      <w:marLeft w:val="0"/>
      <w:marRight w:val="0"/>
      <w:marTop w:val="0"/>
      <w:marBottom w:val="0"/>
      <w:divBdr>
        <w:top w:val="none" w:sz="0" w:space="0" w:color="auto"/>
        <w:left w:val="none" w:sz="0" w:space="0" w:color="auto"/>
        <w:bottom w:val="none" w:sz="0" w:space="0" w:color="auto"/>
        <w:right w:val="none" w:sz="0" w:space="0" w:color="auto"/>
      </w:divBdr>
    </w:div>
    <w:div w:id="782458452">
      <w:bodyDiv w:val="1"/>
      <w:marLeft w:val="0"/>
      <w:marRight w:val="0"/>
      <w:marTop w:val="0"/>
      <w:marBottom w:val="0"/>
      <w:divBdr>
        <w:top w:val="none" w:sz="0" w:space="0" w:color="auto"/>
        <w:left w:val="none" w:sz="0" w:space="0" w:color="auto"/>
        <w:bottom w:val="none" w:sz="0" w:space="0" w:color="auto"/>
        <w:right w:val="none" w:sz="0" w:space="0" w:color="auto"/>
      </w:divBdr>
    </w:div>
    <w:div w:id="787552703">
      <w:bodyDiv w:val="1"/>
      <w:marLeft w:val="0"/>
      <w:marRight w:val="0"/>
      <w:marTop w:val="0"/>
      <w:marBottom w:val="0"/>
      <w:divBdr>
        <w:top w:val="none" w:sz="0" w:space="0" w:color="auto"/>
        <w:left w:val="none" w:sz="0" w:space="0" w:color="auto"/>
        <w:bottom w:val="none" w:sz="0" w:space="0" w:color="auto"/>
        <w:right w:val="none" w:sz="0" w:space="0" w:color="auto"/>
      </w:divBdr>
    </w:div>
    <w:div w:id="798034143">
      <w:bodyDiv w:val="1"/>
      <w:marLeft w:val="0"/>
      <w:marRight w:val="0"/>
      <w:marTop w:val="0"/>
      <w:marBottom w:val="0"/>
      <w:divBdr>
        <w:top w:val="none" w:sz="0" w:space="0" w:color="auto"/>
        <w:left w:val="none" w:sz="0" w:space="0" w:color="auto"/>
        <w:bottom w:val="none" w:sz="0" w:space="0" w:color="auto"/>
        <w:right w:val="none" w:sz="0" w:space="0" w:color="auto"/>
      </w:divBdr>
    </w:div>
    <w:div w:id="801456787">
      <w:bodyDiv w:val="1"/>
      <w:marLeft w:val="0"/>
      <w:marRight w:val="0"/>
      <w:marTop w:val="0"/>
      <w:marBottom w:val="0"/>
      <w:divBdr>
        <w:top w:val="none" w:sz="0" w:space="0" w:color="auto"/>
        <w:left w:val="none" w:sz="0" w:space="0" w:color="auto"/>
        <w:bottom w:val="none" w:sz="0" w:space="0" w:color="auto"/>
        <w:right w:val="none" w:sz="0" w:space="0" w:color="auto"/>
      </w:divBdr>
    </w:div>
    <w:div w:id="802117518">
      <w:bodyDiv w:val="1"/>
      <w:marLeft w:val="0"/>
      <w:marRight w:val="0"/>
      <w:marTop w:val="0"/>
      <w:marBottom w:val="0"/>
      <w:divBdr>
        <w:top w:val="none" w:sz="0" w:space="0" w:color="auto"/>
        <w:left w:val="none" w:sz="0" w:space="0" w:color="auto"/>
        <w:bottom w:val="none" w:sz="0" w:space="0" w:color="auto"/>
        <w:right w:val="none" w:sz="0" w:space="0" w:color="auto"/>
      </w:divBdr>
    </w:div>
    <w:div w:id="802695551">
      <w:bodyDiv w:val="1"/>
      <w:marLeft w:val="0"/>
      <w:marRight w:val="0"/>
      <w:marTop w:val="0"/>
      <w:marBottom w:val="0"/>
      <w:divBdr>
        <w:top w:val="none" w:sz="0" w:space="0" w:color="auto"/>
        <w:left w:val="none" w:sz="0" w:space="0" w:color="auto"/>
        <w:bottom w:val="none" w:sz="0" w:space="0" w:color="auto"/>
        <w:right w:val="none" w:sz="0" w:space="0" w:color="auto"/>
      </w:divBdr>
    </w:div>
    <w:div w:id="805005330">
      <w:bodyDiv w:val="1"/>
      <w:marLeft w:val="0"/>
      <w:marRight w:val="0"/>
      <w:marTop w:val="0"/>
      <w:marBottom w:val="0"/>
      <w:divBdr>
        <w:top w:val="none" w:sz="0" w:space="0" w:color="auto"/>
        <w:left w:val="none" w:sz="0" w:space="0" w:color="auto"/>
        <w:bottom w:val="none" w:sz="0" w:space="0" w:color="auto"/>
        <w:right w:val="none" w:sz="0" w:space="0" w:color="auto"/>
      </w:divBdr>
    </w:div>
    <w:div w:id="810637927">
      <w:bodyDiv w:val="1"/>
      <w:marLeft w:val="0"/>
      <w:marRight w:val="0"/>
      <w:marTop w:val="0"/>
      <w:marBottom w:val="0"/>
      <w:divBdr>
        <w:top w:val="none" w:sz="0" w:space="0" w:color="auto"/>
        <w:left w:val="none" w:sz="0" w:space="0" w:color="auto"/>
        <w:bottom w:val="none" w:sz="0" w:space="0" w:color="auto"/>
        <w:right w:val="none" w:sz="0" w:space="0" w:color="auto"/>
      </w:divBdr>
    </w:div>
    <w:div w:id="818183031">
      <w:bodyDiv w:val="1"/>
      <w:marLeft w:val="0"/>
      <w:marRight w:val="0"/>
      <w:marTop w:val="0"/>
      <w:marBottom w:val="0"/>
      <w:divBdr>
        <w:top w:val="none" w:sz="0" w:space="0" w:color="auto"/>
        <w:left w:val="none" w:sz="0" w:space="0" w:color="auto"/>
        <w:bottom w:val="none" w:sz="0" w:space="0" w:color="auto"/>
        <w:right w:val="none" w:sz="0" w:space="0" w:color="auto"/>
      </w:divBdr>
    </w:div>
    <w:div w:id="825246091">
      <w:bodyDiv w:val="1"/>
      <w:marLeft w:val="0"/>
      <w:marRight w:val="0"/>
      <w:marTop w:val="0"/>
      <w:marBottom w:val="0"/>
      <w:divBdr>
        <w:top w:val="none" w:sz="0" w:space="0" w:color="auto"/>
        <w:left w:val="none" w:sz="0" w:space="0" w:color="auto"/>
        <w:bottom w:val="none" w:sz="0" w:space="0" w:color="auto"/>
        <w:right w:val="none" w:sz="0" w:space="0" w:color="auto"/>
      </w:divBdr>
    </w:div>
    <w:div w:id="828594516">
      <w:bodyDiv w:val="1"/>
      <w:marLeft w:val="0"/>
      <w:marRight w:val="0"/>
      <w:marTop w:val="0"/>
      <w:marBottom w:val="0"/>
      <w:divBdr>
        <w:top w:val="none" w:sz="0" w:space="0" w:color="auto"/>
        <w:left w:val="none" w:sz="0" w:space="0" w:color="auto"/>
        <w:bottom w:val="none" w:sz="0" w:space="0" w:color="auto"/>
        <w:right w:val="none" w:sz="0" w:space="0" w:color="auto"/>
      </w:divBdr>
    </w:div>
    <w:div w:id="831793977">
      <w:bodyDiv w:val="1"/>
      <w:marLeft w:val="0"/>
      <w:marRight w:val="0"/>
      <w:marTop w:val="0"/>
      <w:marBottom w:val="0"/>
      <w:divBdr>
        <w:top w:val="none" w:sz="0" w:space="0" w:color="auto"/>
        <w:left w:val="none" w:sz="0" w:space="0" w:color="auto"/>
        <w:bottom w:val="none" w:sz="0" w:space="0" w:color="auto"/>
        <w:right w:val="none" w:sz="0" w:space="0" w:color="auto"/>
      </w:divBdr>
    </w:div>
    <w:div w:id="835608113">
      <w:bodyDiv w:val="1"/>
      <w:marLeft w:val="0"/>
      <w:marRight w:val="0"/>
      <w:marTop w:val="0"/>
      <w:marBottom w:val="0"/>
      <w:divBdr>
        <w:top w:val="none" w:sz="0" w:space="0" w:color="auto"/>
        <w:left w:val="none" w:sz="0" w:space="0" w:color="auto"/>
        <w:bottom w:val="none" w:sz="0" w:space="0" w:color="auto"/>
        <w:right w:val="none" w:sz="0" w:space="0" w:color="auto"/>
      </w:divBdr>
    </w:div>
    <w:div w:id="838926694">
      <w:bodyDiv w:val="1"/>
      <w:marLeft w:val="0"/>
      <w:marRight w:val="0"/>
      <w:marTop w:val="0"/>
      <w:marBottom w:val="0"/>
      <w:divBdr>
        <w:top w:val="none" w:sz="0" w:space="0" w:color="auto"/>
        <w:left w:val="none" w:sz="0" w:space="0" w:color="auto"/>
        <w:bottom w:val="none" w:sz="0" w:space="0" w:color="auto"/>
        <w:right w:val="none" w:sz="0" w:space="0" w:color="auto"/>
      </w:divBdr>
    </w:div>
    <w:div w:id="839780803">
      <w:bodyDiv w:val="1"/>
      <w:marLeft w:val="0"/>
      <w:marRight w:val="0"/>
      <w:marTop w:val="0"/>
      <w:marBottom w:val="0"/>
      <w:divBdr>
        <w:top w:val="none" w:sz="0" w:space="0" w:color="auto"/>
        <w:left w:val="none" w:sz="0" w:space="0" w:color="auto"/>
        <w:bottom w:val="none" w:sz="0" w:space="0" w:color="auto"/>
        <w:right w:val="none" w:sz="0" w:space="0" w:color="auto"/>
      </w:divBdr>
    </w:div>
    <w:div w:id="842402149">
      <w:bodyDiv w:val="1"/>
      <w:marLeft w:val="0"/>
      <w:marRight w:val="0"/>
      <w:marTop w:val="0"/>
      <w:marBottom w:val="0"/>
      <w:divBdr>
        <w:top w:val="none" w:sz="0" w:space="0" w:color="auto"/>
        <w:left w:val="none" w:sz="0" w:space="0" w:color="auto"/>
        <w:bottom w:val="none" w:sz="0" w:space="0" w:color="auto"/>
        <w:right w:val="none" w:sz="0" w:space="0" w:color="auto"/>
      </w:divBdr>
    </w:div>
    <w:div w:id="855271434">
      <w:bodyDiv w:val="1"/>
      <w:marLeft w:val="0"/>
      <w:marRight w:val="0"/>
      <w:marTop w:val="0"/>
      <w:marBottom w:val="0"/>
      <w:divBdr>
        <w:top w:val="none" w:sz="0" w:space="0" w:color="auto"/>
        <w:left w:val="none" w:sz="0" w:space="0" w:color="auto"/>
        <w:bottom w:val="none" w:sz="0" w:space="0" w:color="auto"/>
        <w:right w:val="none" w:sz="0" w:space="0" w:color="auto"/>
      </w:divBdr>
    </w:div>
    <w:div w:id="855997757">
      <w:bodyDiv w:val="1"/>
      <w:marLeft w:val="0"/>
      <w:marRight w:val="0"/>
      <w:marTop w:val="0"/>
      <w:marBottom w:val="0"/>
      <w:divBdr>
        <w:top w:val="none" w:sz="0" w:space="0" w:color="auto"/>
        <w:left w:val="none" w:sz="0" w:space="0" w:color="auto"/>
        <w:bottom w:val="none" w:sz="0" w:space="0" w:color="auto"/>
        <w:right w:val="none" w:sz="0" w:space="0" w:color="auto"/>
      </w:divBdr>
    </w:div>
    <w:div w:id="858006710">
      <w:bodyDiv w:val="1"/>
      <w:marLeft w:val="0"/>
      <w:marRight w:val="0"/>
      <w:marTop w:val="0"/>
      <w:marBottom w:val="0"/>
      <w:divBdr>
        <w:top w:val="none" w:sz="0" w:space="0" w:color="auto"/>
        <w:left w:val="none" w:sz="0" w:space="0" w:color="auto"/>
        <w:bottom w:val="none" w:sz="0" w:space="0" w:color="auto"/>
        <w:right w:val="none" w:sz="0" w:space="0" w:color="auto"/>
      </w:divBdr>
    </w:div>
    <w:div w:id="867641023">
      <w:bodyDiv w:val="1"/>
      <w:marLeft w:val="0"/>
      <w:marRight w:val="0"/>
      <w:marTop w:val="0"/>
      <w:marBottom w:val="0"/>
      <w:divBdr>
        <w:top w:val="none" w:sz="0" w:space="0" w:color="auto"/>
        <w:left w:val="none" w:sz="0" w:space="0" w:color="auto"/>
        <w:bottom w:val="none" w:sz="0" w:space="0" w:color="auto"/>
        <w:right w:val="none" w:sz="0" w:space="0" w:color="auto"/>
      </w:divBdr>
    </w:div>
    <w:div w:id="874854904">
      <w:bodyDiv w:val="1"/>
      <w:marLeft w:val="0"/>
      <w:marRight w:val="0"/>
      <w:marTop w:val="0"/>
      <w:marBottom w:val="0"/>
      <w:divBdr>
        <w:top w:val="none" w:sz="0" w:space="0" w:color="auto"/>
        <w:left w:val="none" w:sz="0" w:space="0" w:color="auto"/>
        <w:bottom w:val="none" w:sz="0" w:space="0" w:color="auto"/>
        <w:right w:val="none" w:sz="0" w:space="0" w:color="auto"/>
      </w:divBdr>
    </w:div>
    <w:div w:id="882790456">
      <w:bodyDiv w:val="1"/>
      <w:marLeft w:val="0"/>
      <w:marRight w:val="0"/>
      <w:marTop w:val="0"/>
      <w:marBottom w:val="0"/>
      <w:divBdr>
        <w:top w:val="none" w:sz="0" w:space="0" w:color="auto"/>
        <w:left w:val="none" w:sz="0" w:space="0" w:color="auto"/>
        <w:bottom w:val="none" w:sz="0" w:space="0" w:color="auto"/>
        <w:right w:val="none" w:sz="0" w:space="0" w:color="auto"/>
      </w:divBdr>
    </w:div>
    <w:div w:id="884369377">
      <w:bodyDiv w:val="1"/>
      <w:marLeft w:val="0"/>
      <w:marRight w:val="0"/>
      <w:marTop w:val="0"/>
      <w:marBottom w:val="0"/>
      <w:divBdr>
        <w:top w:val="none" w:sz="0" w:space="0" w:color="auto"/>
        <w:left w:val="none" w:sz="0" w:space="0" w:color="auto"/>
        <w:bottom w:val="none" w:sz="0" w:space="0" w:color="auto"/>
        <w:right w:val="none" w:sz="0" w:space="0" w:color="auto"/>
      </w:divBdr>
    </w:div>
    <w:div w:id="887450776">
      <w:bodyDiv w:val="1"/>
      <w:marLeft w:val="0"/>
      <w:marRight w:val="0"/>
      <w:marTop w:val="0"/>
      <w:marBottom w:val="0"/>
      <w:divBdr>
        <w:top w:val="none" w:sz="0" w:space="0" w:color="auto"/>
        <w:left w:val="none" w:sz="0" w:space="0" w:color="auto"/>
        <w:bottom w:val="none" w:sz="0" w:space="0" w:color="auto"/>
        <w:right w:val="none" w:sz="0" w:space="0" w:color="auto"/>
      </w:divBdr>
    </w:div>
    <w:div w:id="899026095">
      <w:bodyDiv w:val="1"/>
      <w:marLeft w:val="0"/>
      <w:marRight w:val="0"/>
      <w:marTop w:val="0"/>
      <w:marBottom w:val="0"/>
      <w:divBdr>
        <w:top w:val="none" w:sz="0" w:space="0" w:color="auto"/>
        <w:left w:val="none" w:sz="0" w:space="0" w:color="auto"/>
        <w:bottom w:val="none" w:sz="0" w:space="0" w:color="auto"/>
        <w:right w:val="none" w:sz="0" w:space="0" w:color="auto"/>
      </w:divBdr>
    </w:div>
    <w:div w:id="899286919">
      <w:bodyDiv w:val="1"/>
      <w:marLeft w:val="0"/>
      <w:marRight w:val="0"/>
      <w:marTop w:val="0"/>
      <w:marBottom w:val="0"/>
      <w:divBdr>
        <w:top w:val="none" w:sz="0" w:space="0" w:color="auto"/>
        <w:left w:val="none" w:sz="0" w:space="0" w:color="auto"/>
        <w:bottom w:val="none" w:sz="0" w:space="0" w:color="auto"/>
        <w:right w:val="none" w:sz="0" w:space="0" w:color="auto"/>
      </w:divBdr>
    </w:div>
    <w:div w:id="901602301">
      <w:bodyDiv w:val="1"/>
      <w:marLeft w:val="0"/>
      <w:marRight w:val="0"/>
      <w:marTop w:val="0"/>
      <w:marBottom w:val="0"/>
      <w:divBdr>
        <w:top w:val="none" w:sz="0" w:space="0" w:color="auto"/>
        <w:left w:val="none" w:sz="0" w:space="0" w:color="auto"/>
        <w:bottom w:val="none" w:sz="0" w:space="0" w:color="auto"/>
        <w:right w:val="none" w:sz="0" w:space="0" w:color="auto"/>
      </w:divBdr>
    </w:div>
    <w:div w:id="909118130">
      <w:bodyDiv w:val="1"/>
      <w:marLeft w:val="0"/>
      <w:marRight w:val="0"/>
      <w:marTop w:val="0"/>
      <w:marBottom w:val="0"/>
      <w:divBdr>
        <w:top w:val="none" w:sz="0" w:space="0" w:color="auto"/>
        <w:left w:val="none" w:sz="0" w:space="0" w:color="auto"/>
        <w:bottom w:val="none" w:sz="0" w:space="0" w:color="auto"/>
        <w:right w:val="none" w:sz="0" w:space="0" w:color="auto"/>
      </w:divBdr>
    </w:div>
    <w:div w:id="909147914">
      <w:bodyDiv w:val="1"/>
      <w:marLeft w:val="0"/>
      <w:marRight w:val="0"/>
      <w:marTop w:val="0"/>
      <w:marBottom w:val="0"/>
      <w:divBdr>
        <w:top w:val="none" w:sz="0" w:space="0" w:color="auto"/>
        <w:left w:val="none" w:sz="0" w:space="0" w:color="auto"/>
        <w:bottom w:val="none" w:sz="0" w:space="0" w:color="auto"/>
        <w:right w:val="none" w:sz="0" w:space="0" w:color="auto"/>
      </w:divBdr>
    </w:div>
    <w:div w:id="916524421">
      <w:bodyDiv w:val="1"/>
      <w:marLeft w:val="0"/>
      <w:marRight w:val="0"/>
      <w:marTop w:val="0"/>
      <w:marBottom w:val="0"/>
      <w:divBdr>
        <w:top w:val="none" w:sz="0" w:space="0" w:color="auto"/>
        <w:left w:val="none" w:sz="0" w:space="0" w:color="auto"/>
        <w:bottom w:val="none" w:sz="0" w:space="0" w:color="auto"/>
        <w:right w:val="none" w:sz="0" w:space="0" w:color="auto"/>
      </w:divBdr>
    </w:div>
    <w:div w:id="927076785">
      <w:bodyDiv w:val="1"/>
      <w:marLeft w:val="0"/>
      <w:marRight w:val="0"/>
      <w:marTop w:val="0"/>
      <w:marBottom w:val="0"/>
      <w:divBdr>
        <w:top w:val="none" w:sz="0" w:space="0" w:color="auto"/>
        <w:left w:val="none" w:sz="0" w:space="0" w:color="auto"/>
        <w:bottom w:val="none" w:sz="0" w:space="0" w:color="auto"/>
        <w:right w:val="none" w:sz="0" w:space="0" w:color="auto"/>
      </w:divBdr>
    </w:div>
    <w:div w:id="931813367">
      <w:bodyDiv w:val="1"/>
      <w:marLeft w:val="0"/>
      <w:marRight w:val="0"/>
      <w:marTop w:val="0"/>
      <w:marBottom w:val="0"/>
      <w:divBdr>
        <w:top w:val="none" w:sz="0" w:space="0" w:color="auto"/>
        <w:left w:val="none" w:sz="0" w:space="0" w:color="auto"/>
        <w:bottom w:val="none" w:sz="0" w:space="0" w:color="auto"/>
        <w:right w:val="none" w:sz="0" w:space="0" w:color="auto"/>
      </w:divBdr>
    </w:div>
    <w:div w:id="935134804">
      <w:bodyDiv w:val="1"/>
      <w:marLeft w:val="0"/>
      <w:marRight w:val="0"/>
      <w:marTop w:val="0"/>
      <w:marBottom w:val="0"/>
      <w:divBdr>
        <w:top w:val="none" w:sz="0" w:space="0" w:color="auto"/>
        <w:left w:val="none" w:sz="0" w:space="0" w:color="auto"/>
        <w:bottom w:val="none" w:sz="0" w:space="0" w:color="auto"/>
        <w:right w:val="none" w:sz="0" w:space="0" w:color="auto"/>
      </w:divBdr>
    </w:div>
    <w:div w:id="935409830">
      <w:bodyDiv w:val="1"/>
      <w:marLeft w:val="0"/>
      <w:marRight w:val="0"/>
      <w:marTop w:val="0"/>
      <w:marBottom w:val="0"/>
      <w:divBdr>
        <w:top w:val="none" w:sz="0" w:space="0" w:color="auto"/>
        <w:left w:val="none" w:sz="0" w:space="0" w:color="auto"/>
        <w:bottom w:val="none" w:sz="0" w:space="0" w:color="auto"/>
        <w:right w:val="none" w:sz="0" w:space="0" w:color="auto"/>
      </w:divBdr>
    </w:div>
    <w:div w:id="935747731">
      <w:bodyDiv w:val="1"/>
      <w:marLeft w:val="0"/>
      <w:marRight w:val="0"/>
      <w:marTop w:val="0"/>
      <w:marBottom w:val="0"/>
      <w:divBdr>
        <w:top w:val="none" w:sz="0" w:space="0" w:color="auto"/>
        <w:left w:val="none" w:sz="0" w:space="0" w:color="auto"/>
        <w:bottom w:val="none" w:sz="0" w:space="0" w:color="auto"/>
        <w:right w:val="none" w:sz="0" w:space="0" w:color="auto"/>
      </w:divBdr>
    </w:div>
    <w:div w:id="937366772">
      <w:bodyDiv w:val="1"/>
      <w:marLeft w:val="0"/>
      <w:marRight w:val="0"/>
      <w:marTop w:val="0"/>
      <w:marBottom w:val="0"/>
      <w:divBdr>
        <w:top w:val="none" w:sz="0" w:space="0" w:color="auto"/>
        <w:left w:val="none" w:sz="0" w:space="0" w:color="auto"/>
        <w:bottom w:val="none" w:sz="0" w:space="0" w:color="auto"/>
        <w:right w:val="none" w:sz="0" w:space="0" w:color="auto"/>
      </w:divBdr>
    </w:div>
    <w:div w:id="938147979">
      <w:bodyDiv w:val="1"/>
      <w:marLeft w:val="0"/>
      <w:marRight w:val="0"/>
      <w:marTop w:val="0"/>
      <w:marBottom w:val="0"/>
      <w:divBdr>
        <w:top w:val="none" w:sz="0" w:space="0" w:color="auto"/>
        <w:left w:val="none" w:sz="0" w:space="0" w:color="auto"/>
        <w:bottom w:val="none" w:sz="0" w:space="0" w:color="auto"/>
        <w:right w:val="none" w:sz="0" w:space="0" w:color="auto"/>
      </w:divBdr>
    </w:div>
    <w:div w:id="938561889">
      <w:bodyDiv w:val="1"/>
      <w:marLeft w:val="0"/>
      <w:marRight w:val="0"/>
      <w:marTop w:val="0"/>
      <w:marBottom w:val="0"/>
      <w:divBdr>
        <w:top w:val="none" w:sz="0" w:space="0" w:color="auto"/>
        <w:left w:val="none" w:sz="0" w:space="0" w:color="auto"/>
        <w:bottom w:val="none" w:sz="0" w:space="0" w:color="auto"/>
        <w:right w:val="none" w:sz="0" w:space="0" w:color="auto"/>
      </w:divBdr>
    </w:div>
    <w:div w:id="943223534">
      <w:bodyDiv w:val="1"/>
      <w:marLeft w:val="0"/>
      <w:marRight w:val="0"/>
      <w:marTop w:val="0"/>
      <w:marBottom w:val="0"/>
      <w:divBdr>
        <w:top w:val="none" w:sz="0" w:space="0" w:color="auto"/>
        <w:left w:val="none" w:sz="0" w:space="0" w:color="auto"/>
        <w:bottom w:val="none" w:sz="0" w:space="0" w:color="auto"/>
        <w:right w:val="none" w:sz="0" w:space="0" w:color="auto"/>
      </w:divBdr>
    </w:div>
    <w:div w:id="943532245">
      <w:bodyDiv w:val="1"/>
      <w:marLeft w:val="0"/>
      <w:marRight w:val="0"/>
      <w:marTop w:val="0"/>
      <w:marBottom w:val="0"/>
      <w:divBdr>
        <w:top w:val="none" w:sz="0" w:space="0" w:color="auto"/>
        <w:left w:val="none" w:sz="0" w:space="0" w:color="auto"/>
        <w:bottom w:val="none" w:sz="0" w:space="0" w:color="auto"/>
        <w:right w:val="none" w:sz="0" w:space="0" w:color="auto"/>
      </w:divBdr>
    </w:div>
    <w:div w:id="948126779">
      <w:bodyDiv w:val="1"/>
      <w:marLeft w:val="0"/>
      <w:marRight w:val="0"/>
      <w:marTop w:val="0"/>
      <w:marBottom w:val="0"/>
      <w:divBdr>
        <w:top w:val="none" w:sz="0" w:space="0" w:color="auto"/>
        <w:left w:val="none" w:sz="0" w:space="0" w:color="auto"/>
        <w:bottom w:val="none" w:sz="0" w:space="0" w:color="auto"/>
        <w:right w:val="none" w:sz="0" w:space="0" w:color="auto"/>
      </w:divBdr>
    </w:div>
    <w:div w:id="958148047">
      <w:bodyDiv w:val="1"/>
      <w:marLeft w:val="0"/>
      <w:marRight w:val="0"/>
      <w:marTop w:val="0"/>
      <w:marBottom w:val="0"/>
      <w:divBdr>
        <w:top w:val="none" w:sz="0" w:space="0" w:color="auto"/>
        <w:left w:val="none" w:sz="0" w:space="0" w:color="auto"/>
        <w:bottom w:val="none" w:sz="0" w:space="0" w:color="auto"/>
        <w:right w:val="none" w:sz="0" w:space="0" w:color="auto"/>
      </w:divBdr>
    </w:div>
    <w:div w:id="961764787">
      <w:bodyDiv w:val="1"/>
      <w:marLeft w:val="0"/>
      <w:marRight w:val="0"/>
      <w:marTop w:val="0"/>
      <w:marBottom w:val="0"/>
      <w:divBdr>
        <w:top w:val="none" w:sz="0" w:space="0" w:color="auto"/>
        <w:left w:val="none" w:sz="0" w:space="0" w:color="auto"/>
        <w:bottom w:val="none" w:sz="0" w:space="0" w:color="auto"/>
        <w:right w:val="none" w:sz="0" w:space="0" w:color="auto"/>
      </w:divBdr>
    </w:div>
    <w:div w:id="973096626">
      <w:bodyDiv w:val="1"/>
      <w:marLeft w:val="0"/>
      <w:marRight w:val="0"/>
      <w:marTop w:val="0"/>
      <w:marBottom w:val="0"/>
      <w:divBdr>
        <w:top w:val="none" w:sz="0" w:space="0" w:color="auto"/>
        <w:left w:val="none" w:sz="0" w:space="0" w:color="auto"/>
        <w:bottom w:val="none" w:sz="0" w:space="0" w:color="auto"/>
        <w:right w:val="none" w:sz="0" w:space="0" w:color="auto"/>
      </w:divBdr>
    </w:div>
    <w:div w:id="974212950">
      <w:bodyDiv w:val="1"/>
      <w:marLeft w:val="0"/>
      <w:marRight w:val="0"/>
      <w:marTop w:val="0"/>
      <w:marBottom w:val="0"/>
      <w:divBdr>
        <w:top w:val="none" w:sz="0" w:space="0" w:color="auto"/>
        <w:left w:val="none" w:sz="0" w:space="0" w:color="auto"/>
        <w:bottom w:val="none" w:sz="0" w:space="0" w:color="auto"/>
        <w:right w:val="none" w:sz="0" w:space="0" w:color="auto"/>
      </w:divBdr>
    </w:div>
    <w:div w:id="978534053">
      <w:bodyDiv w:val="1"/>
      <w:marLeft w:val="0"/>
      <w:marRight w:val="0"/>
      <w:marTop w:val="0"/>
      <w:marBottom w:val="0"/>
      <w:divBdr>
        <w:top w:val="none" w:sz="0" w:space="0" w:color="auto"/>
        <w:left w:val="none" w:sz="0" w:space="0" w:color="auto"/>
        <w:bottom w:val="none" w:sz="0" w:space="0" w:color="auto"/>
        <w:right w:val="none" w:sz="0" w:space="0" w:color="auto"/>
      </w:divBdr>
    </w:div>
    <w:div w:id="979457959">
      <w:bodyDiv w:val="1"/>
      <w:marLeft w:val="0"/>
      <w:marRight w:val="0"/>
      <w:marTop w:val="0"/>
      <w:marBottom w:val="0"/>
      <w:divBdr>
        <w:top w:val="none" w:sz="0" w:space="0" w:color="auto"/>
        <w:left w:val="none" w:sz="0" w:space="0" w:color="auto"/>
        <w:bottom w:val="none" w:sz="0" w:space="0" w:color="auto"/>
        <w:right w:val="none" w:sz="0" w:space="0" w:color="auto"/>
      </w:divBdr>
    </w:div>
    <w:div w:id="984237492">
      <w:bodyDiv w:val="1"/>
      <w:marLeft w:val="0"/>
      <w:marRight w:val="0"/>
      <w:marTop w:val="0"/>
      <w:marBottom w:val="0"/>
      <w:divBdr>
        <w:top w:val="none" w:sz="0" w:space="0" w:color="auto"/>
        <w:left w:val="none" w:sz="0" w:space="0" w:color="auto"/>
        <w:bottom w:val="none" w:sz="0" w:space="0" w:color="auto"/>
        <w:right w:val="none" w:sz="0" w:space="0" w:color="auto"/>
      </w:divBdr>
    </w:div>
    <w:div w:id="988510834">
      <w:bodyDiv w:val="1"/>
      <w:marLeft w:val="0"/>
      <w:marRight w:val="0"/>
      <w:marTop w:val="0"/>
      <w:marBottom w:val="0"/>
      <w:divBdr>
        <w:top w:val="none" w:sz="0" w:space="0" w:color="auto"/>
        <w:left w:val="none" w:sz="0" w:space="0" w:color="auto"/>
        <w:bottom w:val="none" w:sz="0" w:space="0" w:color="auto"/>
        <w:right w:val="none" w:sz="0" w:space="0" w:color="auto"/>
      </w:divBdr>
    </w:div>
    <w:div w:id="994340475">
      <w:bodyDiv w:val="1"/>
      <w:marLeft w:val="0"/>
      <w:marRight w:val="0"/>
      <w:marTop w:val="0"/>
      <w:marBottom w:val="0"/>
      <w:divBdr>
        <w:top w:val="none" w:sz="0" w:space="0" w:color="auto"/>
        <w:left w:val="none" w:sz="0" w:space="0" w:color="auto"/>
        <w:bottom w:val="none" w:sz="0" w:space="0" w:color="auto"/>
        <w:right w:val="none" w:sz="0" w:space="0" w:color="auto"/>
      </w:divBdr>
    </w:div>
    <w:div w:id="996958974">
      <w:bodyDiv w:val="1"/>
      <w:marLeft w:val="0"/>
      <w:marRight w:val="0"/>
      <w:marTop w:val="0"/>
      <w:marBottom w:val="0"/>
      <w:divBdr>
        <w:top w:val="none" w:sz="0" w:space="0" w:color="auto"/>
        <w:left w:val="none" w:sz="0" w:space="0" w:color="auto"/>
        <w:bottom w:val="none" w:sz="0" w:space="0" w:color="auto"/>
        <w:right w:val="none" w:sz="0" w:space="0" w:color="auto"/>
      </w:divBdr>
    </w:div>
    <w:div w:id="998000146">
      <w:bodyDiv w:val="1"/>
      <w:marLeft w:val="0"/>
      <w:marRight w:val="0"/>
      <w:marTop w:val="0"/>
      <w:marBottom w:val="0"/>
      <w:divBdr>
        <w:top w:val="none" w:sz="0" w:space="0" w:color="auto"/>
        <w:left w:val="none" w:sz="0" w:space="0" w:color="auto"/>
        <w:bottom w:val="none" w:sz="0" w:space="0" w:color="auto"/>
        <w:right w:val="none" w:sz="0" w:space="0" w:color="auto"/>
      </w:divBdr>
    </w:div>
    <w:div w:id="1000548196">
      <w:bodyDiv w:val="1"/>
      <w:marLeft w:val="0"/>
      <w:marRight w:val="0"/>
      <w:marTop w:val="0"/>
      <w:marBottom w:val="0"/>
      <w:divBdr>
        <w:top w:val="none" w:sz="0" w:space="0" w:color="auto"/>
        <w:left w:val="none" w:sz="0" w:space="0" w:color="auto"/>
        <w:bottom w:val="none" w:sz="0" w:space="0" w:color="auto"/>
        <w:right w:val="none" w:sz="0" w:space="0" w:color="auto"/>
      </w:divBdr>
    </w:div>
    <w:div w:id="1005522883">
      <w:bodyDiv w:val="1"/>
      <w:marLeft w:val="0"/>
      <w:marRight w:val="0"/>
      <w:marTop w:val="0"/>
      <w:marBottom w:val="0"/>
      <w:divBdr>
        <w:top w:val="none" w:sz="0" w:space="0" w:color="auto"/>
        <w:left w:val="none" w:sz="0" w:space="0" w:color="auto"/>
        <w:bottom w:val="none" w:sz="0" w:space="0" w:color="auto"/>
        <w:right w:val="none" w:sz="0" w:space="0" w:color="auto"/>
      </w:divBdr>
    </w:div>
    <w:div w:id="1007446840">
      <w:bodyDiv w:val="1"/>
      <w:marLeft w:val="0"/>
      <w:marRight w:val="0"/>
      <w:marTop w:val="0"/>
      <w:marBottom w:val="0"/>
      <w:divBdr>
        <w:top w:val="none" w:sz="0" w:space="0" w:color="auto"/>
        <w:left w:val="none" w:sz="0" w:space="0" w:color="auto"/>
        <w:bottom w:val="none" w:sz="0" w:space="0" w:color="auto"/>
        <w:right w:val="none" w:sz="0" w:space="0" w:color="auto"/>
      </w:divBdr>
    </w:div>
    <w:div w:id="1008749317">
      <w:bodyDiv w:val="1"/>
      <w:marLeft w:val="0"/>
      <w:marRight w:val="0"/>
      <w:marTop w:val="0"/>
      <w:marBottom w:val="0"/>
      <w:divBdr>
        <w:top w:val="none" w:sz="0" w:space="0" w:color="auto"/>
        <w:left w:val="none" w:sz="0" w:space="0" w:color="auto"/>
        <w:bottom w:val="none" w:sz="0" w:space="0" w:color="auto"/>
        <w:right w:val="none" w:sz="0" w:space="0" w:color="auto"/>
      </w:divBdr>
    </w:div>
    <w:div w:id="1009718954">
      <w:bodyDiv w:val="1"/>
      <w:marLeft w:val="0"/>
      <w:marRight w:val="0"/>
      <w:marTop w:val="0"/>
      <w:marBottom w:val="0"/>
      <w:divBdr>
        <w:top w:val="none" w:sz="0" w:space="0" w:color="auto"/>
        <w:left w:val="none" w:sz="0" w:space="0" w:color="auto"/>
        <w:bottom w:val="none" w:sz="0" w:space="0" w:color="auto"/>
        <w:right w:val="none" w:sz="0" w:space="0" w:color="auto"/>
      </w:divBdr>
    </w:div>
    <w:div w:id="1015615808">
      <w:bodyDiv w:val="1"/>
      <w:marLeft w:val="0"/>
      <w:marRight w:val="0"/>
      <w:marTop w:val="0"/>
      <w:marBottom w:val="0"/>
      <w:divBdr>
        <w:top w:val="none" w:sz="0" w:space="0" w:color="auto"/>
        <w:left w:val="none" w:sz="0" w:space="0" w:color="auto"/>
        <w:bottom w:val="none" w:sz="0" w:space="0" w:color="auto"/>
        <w:right w:val="none" w:sz="0" w:space="0" w:color="auto"/>
      </w:divBdr>
    </w:div>
    <w:div w:id="1019618828">
      <w:bodyDiv w:val="1"/>
      <w:marLeft w:val="0"/>
      <w:marRight w:val="0"/>
      <w:marTop w:val="0"/>
      <w:marBottom w:val="0"/>
      <w:divBdr>
        <w:top w:val="none" w:sz="0" w:space="0" w:color="auto"/>
        <w:left w:val="none" w:sz="0" w:space="0" w:color="auto"/>
        <w:bottom w:val="none" w:sz="0" w:space="0" w:color="auto"/>
        <w:right w:val="none" w:sz="0" w:space="0" w:color="auto"/>
      </w:divBdr>
    </w:div>
    <w:div w:id="1024670197">
      <w:bodyDiv w:val="1"/>
      <w:marLeft w:val="0"/>
      <w:marRight w:val="0"/>
      <w:marTop w:val="0"/>
      <w:marBottom w:val="0"/>
      <w:divBdr>
        <w:top w:val="none" w:sz="0" w:space="0" w:color="auto"/>
        <w:left w:val="none" w:sz="0" w:space="0" w:color="auto"/>
        <w:bottom w:val="none" w:sz="0" w:space="0" w:color="auto"/>
        <w:right w:val="none" w:sz="0" w:space="0" w:color="auto"/>
      </w:divBdr>
    </w:div>
    <w:div w:id="1028069284">
      <w:bodyDiv w:val="1"/>
      <w:marLeft w:val="0"/>
      <w:marRight w:val="0"/>
      <w:marTop w:val="0"/>
      <w:marBottom w:val="0"/>
      <w:divBdr>
        <w:top w:val="none" w:sz="0" w:space="0" w:color="auto"/>
        <w:left w:val="none" w:sz="0" w:space="0" w:color="auto"/>
        <w:bottom w:val="none" w:sz="0" w:space="0" w:color="auto"/>
        <w:right w:val="none" w:sz="0" w:space="0" w:color="auto"/>
      </w:divBdr>
    </w:div>
    <w:div w:id="1028606714">
      <w:bodyDiv w:val="1"/>
      <w:marLeft w:val="0"/>
      <w:marRight w:val="0"/>
      <w:marTop w:val="0"/>
      <w:marBottom w:val="0"/>
      <w:divBdr>
        <w:top w:val="none" w:sz="0" w:space="0" w:color="auto"/>
        <w:left w:val="none" w:sz="0" w:space="0" w:color="auto"/>
        <w:bottom w:val="none" w:sz="0" w:space="0" w:color="auto"/>
        <w:right w:val="none" w:sz="0" w:space="0" w:color="auto"/>
      </w:divBdr>
    </w:div>
    <w:div w:id="105939970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829082">
      <w:bodyDiv w:val="1"/>
      <w:marLeft w:val="0"/>
      <w:marRight w:val="0"/>
      <w:marTop w:val="0"/>
      <w:marBottom w:val="0"/>
      <w:divBdr>
        <w:top w:val="none" w:sz="0" w:space="0" w:color="auto"/>
        <w:left w:val="none" w:sz="0" w:space="0" w:color="auto"/>
        <w:bottom w:val="none" w:sz="0" w:space="0" w:color="auto"/>
        <w:right w:val="none" w:sz="0" w:space="0" w:color="auto"/>
      </w:divBdr>
    </w:div>
    <w:div w:id="1065226366">
      <w:bodyDiv w:val="1"/>
      <w:marLeft w:val="0"/>
      <w:marRight w:val="0"/>
      <w:marTop w:val="0"/>
      <w:marBottom w:val="0"/>
      <w:divBdr>
        <w:top w:val="none" w:sz="0" w:space="0" w:color="auto"/>
        <w:left w:val="none" w:sz="0" w:space="0" w:color="auto"/>
        <w:bottom w:val="none" w:sz="0" w:space="0" w:color="auto"/>
        <w:right w:val="none" w:sz="0" w:space="0" w:color="auto"/>
      </w:divBdr>
    </w:div>
    <w:div w:id="1070542410">
      <w:bodyDiv w:val="1"/>
      <w:marLeft w:val="0"/>
      <w:marRight w:val="0"/>
      <w:marTop w:val="0"/>
      <w:marBottom w:val="0"/>
      <w:divBdr>
        <w:top w:val="none" w:sz="0" w:space="0" w:color="auto"/>
        <w:left w:val="none" w:sz="0" w:space="0" w:color="auto"/>
        <w:bottom w:val="none" w:sz="0" w:space="0" w:color="auto"/>
        <w:right w:val="none" w:sz="0" w:space="0" w:color="auto"/>
      </w:divBdr>
    </w:div>
    <w:div w:id="1074159128">
      <w:bodyDiv w:val="1"/>
      <w:marLeft w:val="0"/>
      <w:marRight w:val="0"/>
      <w:marTop w:val="0"/>
      <w:marBottom w:val="0"/>
      <w:divBdr>
        <w:top w:val="none" w:sz="0" w:space="0" w:color="auto"/>
        <w:left w:val="none" w:sz="0" w:space="0" w:color="auto"/>
        <w:bottom w:val="none" w:sz="0" w:space="0" w:color="auto"/>
        <w:right w:val="none" w:sz="0" w:space="0" w:color="auto"/>
      </w:divBdr>
    </w:div>
    <w:div w:id="1076441400">
      <w:bodyDiv w:val="1"/>
      <w:marLeft w:val="0"/>
      <w:marRight w:val="0"/>
      <w:marTop w:val="0"/>
      <w:marBottom w:val="0"/>
      <w:divBdr>
        <w:top w:val="none" w:sz="0" w:space="0" w:color="auto"/>
        <w:left w:val="none" w:sz="0" w:space="0" w:color="auto"/>
        <w:bottom w:val="none" w:sz="0" w:space="0" w:color="auto"/>
        <w:right w:val="none" w:sz="0" w:space="0" w:color="auto"/>
      </w:divBdr>
    </w:div>
    <w:div w:id="1077703195">
      <w:bodyDiv w:val="1"/>
      <w:marLeft w:val="0"/>
      <w:marRight w:val="0"/>
      <w:marTop w:val="0"/>
      <w:marBottom w:val="0"/>
      <w:divBdr>
        <w:top w:val="none" w:sz="0" w:space="0" w:color="auto"/>
        <w:left w:val="none" w:sz="0" w:space="0" w:color="auto"/>
        <w:bottom w:val="none" w:sz="0" w:space="0" w:color="auto"/>
        <w:right w:val="none" w:sz="0" w:space="0" w:color="auto"/>
      </w:divBdr>
    </w:div>
    <w:div w:id="1083643971">
      <w:bodyDiv w:val="1"/>
      <w:marLeft w:val="0"/>
      <w:marRight w:val="0"/>
      <w:marTop w:val="0"/>
      <w:marBottom w:val="0"/>
      <w:divBdr>
        <w:top w:val="none" w:sz="0" w:space="0" w:color="auto"/>
        <w:left w:val="none" w:sz="0" w:space="0" w:color="auto"/>
        <w:bottom w:val="none" w:sz="0" w:space="0" w:color="auto"/>
        <w:right w:val="none" w:sz="0" w:space="0" w:color="auto"/>
      </w:divBdr>
    </w:div>
    <w:div w:id="1085954745">
      <w:bodyDiv w:val="1"/>
      <w:marLeft w:val="0"/>
      <w:marRight w:val="0"/>
      <w:marTop w:val="0"/>
      <w:marBottom w:val="0"/>
      <w:divBdr>
        <w:top w:val="none" w:sz="0" w:space="0" w:color="auto"/>
        <w:left w:val="none" w:sz="0" w:space="0" w:color="auto"/>
        <w:bottom w:val="none" w:sz="0" w:space="0" w:color="auto"/>
        <w:right w:val="none" w:sz="0" w:space="0" w:color="auto"/>
      </w:divBdr>
    </w:div>
    <w:div w:id="1090084711">
      <w:bodyDiv w:val="1"/>
      <w:marLeft w:val="0"/>
      <w:marRight w:val="0"/>
      <w:marTop w:val="0"/>
      <w:marBottom w:val="0"/>
      <w:divBdr>
        <w:top w:val="none" w:sz="0" w:space="0" w:color="auto"/>
        <w:left w:val="none" w:sz="0" w:space="0" w:color="auto"/>
        <w:bottom w:val="none" w:sz="0" w:space="0" w:color="auto"/>
        <w:right w:val="none" w:sz="0" w:space="0" w:color="auto"/>
      </w:divBdr>
    </w:div>
    <w:div w:id="1093433077">
      <w:bodyDiv w:val="1"/>
      <w:marLeft w:val="0"/>
      <w:marRight w:val="0"/>
      <w:marTop w:val="0"/>
      <w:marBottom w:val="0"/>
      <w:divBdr>
        <w:top w:val="none" w:sz="0" w:space="0" w:color="auto"/>
        <w:left w:val="none" w:sz="0" w:space="0" w:color="auto"/>
        <w:bottom w:val="none" w:sz="0" w:space="0" w:color="auto"/>
        <w:right w:val="none" w:sz="0" w:space="0" w:color="auto"/>
      </w:divBdr>
    </w:div>
    <w:div w:id="1094012550">
      <w:bodyDiv w:val="1"/>
      <w:marLeft w:val="0"/>
      <w:marRight w:val="0"/>
      <w:marTop w:val="0"/>
      <w:marBottom w:val="0"/>
      <w:divBdr>
        <w:top w:val="none" w:sz="0" w:space="0" w:color="auto"/>
        <w:left w:val="none" w:sz="0" w:space="0" w:color="auto"/>
        <w:bottom w:val="none" w:sz="0" w:space="0" w:color="auto"/>
        <w:right w:val="none" w:sz="0" w:space="0" w:color="auto"/>
      </w:divBdr>
    </w:div>
    <w:div w:id="1097793879">
      <w:bodyDiv w:val="1"/>
      <w:marLeft w:val="0"/>
      <w:marRight w:val="0"/>
      <w:marTop w:val="0"/>
      <w:marBottom w:val="0"/>
      <w:divBdr>
        <w:top w:val="none" w:sz="0" w:space="0" w:color="auto"/>
        <w:left w:val="none" w:sz="0" w:space="0" w:color="auto"/>
        <w:bottom w:val="none" w:sz="0" w:space="0" w:color="auto"/>
        <w:right w:val="none" w:sz="0" w:space="0" w:color="auto"/>
      </w:divBdr>
    </w:div>
    <w:div w:id="1098329902">
      <w:bodyDiv w:val="1"/>
      <w:marLeft w:val="0"/>
      <w:marRight w:val="0"/>
      <w:marTop w:val="0"/>
      <w:marBottom w:val="0"/>
      <w:divBdr>
        <w:top w:val="none" w:sz="0" w:space="0" w:color="auto"/>
        <w:left w:val="none" w:sz="0" w:space="0" w:color="auto"/>
        <w:bottom w:val="none" w:sz="0" w:space="0" w:color="auto"/>
        <w:right w:val="none" w:sz="0" w:space="0" w:color="auto"/>
      </w:divBdr>
    </w:div>
    <w:div w:id="1103956616">
      <w:bodyDiv w:val="1"/>
      <w:marLeft w:val="0"/>
      <w:marRight w:val="0"/>
      <w:marTop w:val="0"/>
      <w:marBottom w:val="0"/>
      <w:divBdr>
        <w:top w:val="none" w:sz="0" w:space="0" w:color="auto"/>
        <w:left w:val="none" w:sz="0" w:space="0" w:color="auto"/>
        <w:bottom w:val="none" w:sz="0" w:space="0" w:color="auto"/>
        <w:right w:val="none" w:sz="0" w:space="0" w:color="auto"/>
      </w:divBdr>
    </w:div>
    <w:div w:id="1114179998">
      <w:bodyDiv w:val="1"/>
      <w:marLeft w:val="0"/>
      <w:marRight w:val="0"/>
      <w:marTop w:val="0"/>
      <w:marBottom w:val="0"/>
      <w:divBdr>
        <w:top w:val="none" w:sz="0" w:space="0" w:color="auto"/>
        <w:left w:val="none" w:sz="0" w:space="0" w:color="auto"/>
        <w:bottom w:val="none" w:sz="0" w:space="0" w:color="auto"/>
        <w:right w:val="none" w:sz="0" w:space="0" w:color="auto"/>
      </w:divBdr>
    </w:div>
    <w:div w:id="1120758923">
      <w:bodyDiv w:val="1"/>
      <w:marLeft w:val="0"/>
      <w:marRight w:val="0"/>
      <w:marTop w:val="0"/>
      <w:marBottom w:val="0"/>
      <w:divBdr>
        <w:top w:val="none" w:sz="0" w:space="0" w:color="auto"/>
        <w:left w:val="none" w:sz="0" w:space="0" w:color="auto"/>
        <w:bottom w:val="none" w:sz="0" w:space="0" w:color="auto"/>
        <w:right w:val="none" w:sz="0" w:space="0" w:color="auto"/>
      </w:divBdr>
    </w:div>
    <w:div w:id="1120958768">
      <w:bodyDiv w:val="1"/>
      <w:marLeft w:val="0"/>
      <w:marRight w:val="0"/>
      <w:marTop w:val="0"/>
      <w:marBottom w:val="0"/>
      <w:divBdr>
        <w:top w:val="none" w:sz="0" w:space="0" w:color="auto"/>
        <w:left w:val="none" w:sz="0" w:space="0" w:color="auto"/>
        <w:bottom w:val="none" w:sz="0" w:space="0" w:color="auto"/>
        <w:right w:val="none" w:sz="0" w:space="0" w:color="auto"/>
      </w:divBdr>
    </w:div>
    <w:div w:id="1121996832">
      <w:bodyDiv w:val="1"/>
      <w:marLeft w:val="0"/>
      <w:marRight w:val="0"/>
      <w:marTop w:val="0"/>
      <w:marBottom w:val="0"/>
      <w:divBdr>
        <w:top w:val="none" w:sz="0" w:space="0" w:color="auto"/>
        <w:left w:val="none" w:sz="0" w:space="0" w:color="auto"/>
        <w:bottom w:val="none" w:sz="0" w:space="0" w:color="auto"/>
        <w:right w:val="none" w:sz="0" w:space="0" w:color="auto"/>
      </w:divBdr>
    </w:div>
    <w:div w:id="1122265983">
      <w:bodyDiv w:val="1"/>
      <w:marLeft w:val="0"/>
      <w:marRight w:val="0"/>
      <w:marTop w:val="0"/>
      <w:marBottom w:val="0"/>
      <w:divBdr>
        <w:top w:val="none" w:sz="0" w:space="0" w:color="auto"/>
        <w:left w:val="none" w:sz="0" w:space="0" w:color="auto"/>
        <w:bottom w:val="none" w:sz="0" w:space="0" w:color="auto"/>
        <w:right w:val="none" w:sz="0" w:space="0" w:color="auto"/>
      </w:divBdr>
    </w:div>
    <w:div w:id="1126388790">
      <w:bodyDiv w:val="1"/>
      <w:marLeft w:val="0"/>
      <w:marRight w:val="0"/>
      <w:marTop w:val="0"/>
      <w:marBottom w:val="0"/>
      <w:divBdr>
        <w:top w:val="none" w:sz="0" w:space="0" w:color="auto"/>
        <w:left w:val="none" w:sz="0" w:space="0" w:color="auto"/>
        <w:bottom w:val="none" w:sz="0" w:space="0" w:color="auto"/>
        <w:right w:val="none" w:sz="0" w:space="0" w:color="auto"/>
      </w:divBdr>
    </w:div>
    <w:div w:id="1127744700">
      <w:bodyDiv w:val="1"/>
      <w:marLeft w:val="0"/>
      <w:marRight w:val="0"/>
      <w:marTop w:val="0"/>
      <w:marBottom w:val="0"/>
      <w:divBdr>
        <w:top w:val="none" w:sz="0" w:space="0" w:color="auto"/>
        <w:left w:val="none" w:sz="0" w:space="0" w:color="auto"/>
        <w:bottom w:val="none" w:sz="0" w:space="0" w:color="auto"/>
        <w:right w:val="none" w:sz="0" w:space="0" w:color="auto"/>
      </w:divBdr>
    </w:div>
    <w:div w:id="1129015447">
      <w:bodyDiv w:val="1"/>
      <w:marLeft w:val="0"/>
      <w:marRight w:val="0"/>
      <w:marTop w:val="0"/>
      <w:marBottom w:val="0"/>
      <w:divBdr>
        <w:top w:val="none" w:sz="0" w:space="0" w:color="auto"/>
        <w:left w:val="none" w:sz="0" w:space="0" w:color="auto"/>
        <w:bottom w:val="none" w:sz="0" w:space="0" w:color="auto"/>
        <w:right w:val="none" w:sz="0" w:space="0" w:color="auto"/>
      </w:divBdr>
    </w:div>
    <w:div w:id="1130587055">
      <w:bodyDiv w:val="1"/>
      <w:marLeft w:val="0"/>
      <w:marRight w:val="0"/>
      <w:marTop w:val="0"/>
      <w:marBottom w:val="0"/>
      <w:divBdr>
        <w:top w:val="none" w:sz="0" w:space="0" w:color="auto"/>
        <w:left w:val="none" w:sz="0" w:space="0" w:color="auto"/>
        <w:bottom w:val="none" w:sz="0" w:space="0" w:color="auto"/>
        <w:right w:val="none" w:sz="0" w:space="0" w:color="auto"/>
      </w:divBdr>
    </w:div>
    <w:div w:id="1136873828">
      <w:bodyDiv w:val="1"/>
      <w:marLeft w:val="0"/>
      <w:marRight w:val="0"/>
      <w:marTop w:val="0"/>
      <w:marBottom w:val="0"/>
      <w:divBdr>
        <w:top w:val="none" w:sz="0" w:space="0" w:color="auto"/>
        <w:left w:val="none" w:sz="0" w:space="0" w:color="auto"/>
        <w:bottom w:val="none" w:sz="0" w:space="0" w:color="auto"/>
        <w:right w:val="none" w:sz="0" w:space="0" w:color="auto"/>
      </w:divBdr>
    </w:div>
    <w:div w:id="1140423953">
      <w:bodyDiv w:val="1"/>
      <w:marLeft w:val="0"/>
      <w:marRight w:val="0"/>
      <w:marTop w:val="0"/>
      <w:marBottom w:val="0"/>
      <w:divBdr>
        <w:top w:val="none" w:sz="0" w:space="0" w:color="auto"/>
        <w:left w:val="none" w:sz="0" w:space="0" w:color="auto"/>
        <w:bottom w:val="none" w:sz="0" w:space="0" w:color="auto"/>
        <w:right w:val="none" w:sz="0" w:space="0" w:color="auto"/>
      </w:divBdr>
    </w:div>
    <w:div w:id="1146817530">
      <w:bodyDiv w:val="1"/>
      <w:marLeft w:val="0"/>
      <w:marRight w:val="0"/>
      <w:marTop w:val="0"/>
      <w:marBottom w:val="0"/>
      <w:divBdr>
        <w:top w:val="none" w:sz="0" w:space="0" w:color="auto"/>
        <w:left w:val="none" w:sz="0" w:space="0" w:color="auto"/>
        <w:bottom w:val="none" w:sz="0" w:space="0" w:color="auto"/>
        <w:right w:val="none" w:sz="0" w:space="0" w:color="auto"/>
      </w:divBdr>
    </w:div>
    <w:div w:id="1151097027">
      <w:bodyDiv w:val="1"/>
      <w:marLeft w:val="0"/>
      <w:marRight w:val="0"/>
      <w:marTop w:val="0"/>
      <w:marBottom w:val="0"/>
      <w:divBdr>
        <w:top w:val="none" w:sz="0" w:space="0" w:color="auto"/>
        <w:left w:val="none" w:sz="0" w:space="0" w:color="auto"/>
        <w:bottom w:val="none" w:sz="0" w:space="0" w:color="auto"/>
        <w:right w:val="none" w:sz="0" w:space="0" w:color="auto"/>
      </w:divBdr>
    </w:div>
    <w:div w:id="1157262753">
      <w:bodyDiv w:val="1"/>
      <w:marLeft w:val="0"/>
      <w:marRight w:val="0"/>
      <w:marTop w:val="0"/>
      <w:marBottom w:val="0"/>
      <w:divBdr>
        <w:top w:val="none" w:sz="0" w:space="0" w:color="auto"/>
        <w:left w:val="none" w:sz="0" w:space="0" w:color="auto"/>
        <w:bottom w:val="none" w:sz="0" w:space="0" w:color="auto"/>
        <w:right w:val="none" w:sz="0" w:space="0" w:color="auto"/>
      </w:divBdr>
    </w:div>
    <w:div w:id="1159538273">
      <w:bodyDiv w:val="1"/>
      <w:marLeft w:val="0"/>
      <w:marRight w:val="0"/>
      <w:marTop w:val="0"/>
      <w:marBottom w:val="0"/>
      <w:divBdr>
        <w:top w:val="none" w:sz="0" w:space="0" w:color="auto"/>
        <w:left w:val="none" w:sz="0" w:space="0" w:color="auto"/>
        <w:bottom w:val="none" w:sz="0" w:space="0" w:color="auto"/>
        <w:right w:val="none" w:sz="0" w:space="0" w:color="auto"/>
      </w:divBdr>
    </w:div>
    <w:div w:id="1163005273">
      <w:bodyDiv w:val="1"/>
      <w:marLeft w:val="0"/>
      <w:marRight w:val="0"/>
      <w:marTop w:val="0"/>
      <w:marBottom w:val="0"/>
      <w:divBdr>
        <w:top w:val="none" w:sz="0" w:space="0" w:color="auto"/>
        <w:left w:val="none" w:sz="0" w:space="0" w:color="auto"/>
        <w:bottom w:val="none" w:sz="0" w:space="0" w:color="auto"/>
        <w:right w:val="none" w:sz="0" w:space="0" w:color="auto"/>
      </w:divBdr>
    </w:div>
    <w:div w:id="1163621924">
      <w:bodyDiv w:val="1"/>
      <w:marLeft w:val="0"/>
      <w:marRight w:val="0"/>
      <w:marTop w:val="0"/>
      <w:marBottom w:val="0"/>
      <w:divBdr>
        <w:top w:val="none" w:sz="0" w:space="0" w:color="auto"/>
        <w:left w:val="none" w:sz="0" w:space="0" w:color="auto"/>
        <w:bottom w:val="none" w:sz="0" w:space="0" w:color="auto"/>
        <w:right w:val="none" w:sz="0" w:space="0" w:color="auto"/>
      </w:divBdr>
    </w:div>
    <w:div w:id="1166630745">
      <w:bodyDiv w:val="1"/>
      <w:marLeft w:val="0"/>
      <w:marRight w:val="0"/>
      <w:marTop w:val="0"/>
      <w:marBottom w:val="0"/>
      <w:divBdr>
        <w:top w:val="none" w:sz="0" w:space="0" w:color="auto"/>
        <w:left w:val="none" w:sz="0" w:space="0" w:color="auto"/>
        <w:bottom w:val="none" w:sz="0" w:space="0" w:color="auto"/>
        <w:right w:val="none" w:sz="0" w:space="0" w:color="auto"/>
      </w:divBdr>
    </w:div>
    <w:div w:id="1169176019">
      <w:bodyDiv w:val="1"/>
      <w:marLeft w:val="0"/>
      <w:marRight w:val="0"/>
      <w:marTop w:val="0"/>
      <w:marBottom w:val="0"/>
      <w:divBdr>
        <w:top w:val="none" w:sz="0" w:space="0" w:color="auto"/>
        <w:left w:val="none" w:sz="0" w:space="0" w:color="auto"/>
        <w:bottom w:val="none" w:sz="0" w:space="0" w:color="auto"/>
        <w:right w:val="none" w:sz="0" w:space="0" w:color="auto"/>
      </w:divBdr>
    </w:div>
    <w:div w:id="1172111590">
      <w:bodyDiv w:val="1"/>
      <w:marLeft w:val="0"/>
      <w:marRight w:val="0"/>
      <w:marTop w:val="0"/>
      <w:marBottom w:val="0"/>
      <w:divBdr>
        <w:top w:val="none" w:sz="0" w:space="0" w:color="auto"/>
        <w:left w:val="none" w:sz="0" w:space="0" w:color="auto"/>
        <w:bottom w:val="none" w:sz="0" w:space="0" w:color="auto"/>
        <w:right w:val="none" w:sz="0" w:space="0" w:color="auto"/>
      </w:divBdr>
    </w:div>
    <w:div w:id="1181240776">
      <w:bodyDiv w:val="1"/>
      <w:marLeft w:val="0"/>
      <w:marRight w:val="0"/>
      <w:marTop w:val="0"/>
      <w:marBottom w:val="0"/>
      <w:divBdr>
        <w:top w:val="none" w:sz="0" w:space="0" w:color="auto"/>
        <w:left w:val="none" w:sz="0" w:space="0" w:color="auto"/>
        <w:bottom w:val="none" w:sz="0" w:space="0" w:color="auto"/>
        <w:right w:val="none" w:sz="0" w:space="0" w:color="auto"/>
      </w:divBdr>
    </w:div>
    <w:div w:id="1188908166">
      <w:bodyDiv w:val="1"/>
      <w:marLeft w:val="0"/>
      <w:marRight w:val="0"/>
      <w:marTop w:val="0"/>
      <w:marBottom w:val="0"/>
      <w:divBdr>
        <w:top w:val="none" w:sz="0" w:space="0" w:color="auto"/>
        <w:left w:val="none" w:sz="0" w:space="0" w:color="auto"/>
        <w:bottom w:val="none" w:sz="0" w:space="0" w:color="auto"/>
        <w:right w:val="none" w:sz="0" w:space="0" w:color="auto"/>
      </w:divBdr>
    </w:div>
    <w:div w:id="1195272152">
      <w:bodyDiv w:val="1"/>
      <w:marLeft w:val="0"/>
      <w:marRight w:val="0"/>
      <w:marTop w:val="0"/>
      <w:marBottom w:val="0"/>
      <w:divBdr>
        <w:top w:val="none" w:sz="0" w:space="0" w:color="auto"/>
        <w:left w:val="none" w:sz="0" w:space="0" w:color="auto"/>
        <w:bottom w:val="none" w:sz="0" w:space="0" w:color="auto"/>
        <w:right w:val="none" w:sz="0" w:space="0" w:color="auto"/>
      </w:divBdr>
    </w:div>
    <w:div w:id="1195772942">
      <w:bodyDiv w:val="1"/>
      <w:marLeft w:val="0"/>
      <w:marRight w:val="0"/>
      <w:marTop w:val="0"/>
      <w:marBottom w:val="0"/>
      <w:divBdr>
        <w:top w:val="none" w:sz="0" w:space="0" w:color="auto"/>
        <w:left w:val="none" w:sz="0" w:space="0" w:color="auto"/>
        <w:bottom w:val="none" w:sz="0" w:space="0" w:color="auto"/>
        <w:right w:val="none" w:sz="0" w:space="0" w:color="auto"/>
      </w:divBdr>
    </w:div>
    <w:div w:id="1196239278">
      <w:bodyDiv w:val="1"/>
      <w:marLeft w:val="0"/>
      <w:marRight w:val="0"/>
      <w:marTop w:val="0"/>
      <w:marBottom w:val="0"/>
      <w:divBdr>
        <w:top w:val="none" w:sz="0" w:space="0" w:color="auto"/>
        <w:left w:val="none" w:sz="0" w:space="0" w:color="auto"/>
        <w:bottom w:val="none" w:sz="0" w:space="0" w:color="auto"/>
        <w:right w:val="none" w:sz="0" w:space="0" w:color="auto"/>
      </w:divBdr>
    </w:div>
    <w:div w:id="1199468449">
      <w:bodyDiv w:val="1"/>
      <w:marLeft w:val="0"/>
      <w:marRight w:val="0"/>
      <w:marTop w:val="0"/>
      <w:marBottom w:val="0"/>
      <w:divBdr>
        <w:top w:val="none" w:sz="0" w:space="0" w:color="auto"/>
        <w:left w:val="none" w:sz="0" w:space="0" w:color="auto"/>
        <w:bottom w:val="none" w:sz="0" w:space="0" w:color="auto"/>
        <w:right w:val="none" w:sz="0" w:space="0" w:color="auto"/>
      </w:divBdr>
    </w:div>
    <w:div w:id="1202481199">
      <w:bodyDiv w:val="1"/>
      <w:marLeft w:val="0"/>
      <w:marRight w:val="0"/>
      <w:marTop w:val="0"/>
      <w:marBottom w:val="0"/>
      <w:divBdr>
        <w:top w:val="none" w:sz="0" w:space="0" w:color="auto"/>
        <w:left w:val="none" w:sz="0" w:space="0" w:color="auto"/>
        <w:bottom w:val="none" w:sz="0" w:space="0" w:color="auto"/>
        <w:right w:val="none" w:sz="0" w:space="0" w:color="auto"/>
      </w:divBdr>
    </w:div>
    <w:div w:id="1204102255">
      <w:bodyDiv w:val="1"/>
      <w:marLeft w:val="0"/>
      <w:marRight w:val="0"/>
      <w:marTop w:val="0"/>
      <w:marBottom w:val="0"/>
      <w:divBdr>
        <w:top w:val="none" w:sz="0" w:space="0" w:color="auto"/>
        <w:left w:val="none" w:sz="0" w:space="0" w:color="auto"/>
        <w:bottom w:val="none" w:sz="0" w:space="0" w:color="auto"/>
        <w:right w:val="none" w:sz="0" w:space="0" w:color="auto"/>
      </w:divBdr>
    </w:div>
    <w:div w:id="1204173660">
      <w:bodyDiv w:val="1"/>
      <w:marLeft w:val="0"/>
      <w:marRight w:val="0"/>
      <w:marTop w:val="0"/>
      <w:marBottom w:val="0"/>
      <w:divBdr>
        <w:top w:val="none" w:sz="0" w:space="0" w:color="auto"/>
        <w:left w:val="none" w:sz="0" w:space="0" w:color="auto"/>
        <w:bottom w:val="none" w:sz="0" w:space="0" w:color="auto"/>
        <w:right w:val="none" w:sz="0" w:space="0" w:color="auto"/>
      </w:divBdr>
    </w:div>
    <w:div w:id="1208840428">
      <w:bodyDiv w:val="1"/>
      <w:marLeft w:val="0"/>
      <w:marRight w:val="0"/>
      <w:marTop w:val="0"/>
      <w:marBottom w:val="0"/>
      <w:divBdr>
        <w:top w:val="none" w:sz="0" w:space="0" w:color="auto"/>
        <w:left w:val="none" w:sz="0" w:space="0" w:color="auto"/>
        <w:bottom w:val="none" w:sz="0" w:space="0" w:color="auto"/>
        <w:right w:val="none" w:sz="0" w:space="0" w:color="auto"/>
      </w:divBdr>
    </w:div>
    <w:div w:id="1211262687">
      <w:bodyDiv w:val="1"/>
      <w:marLeft w:val="0"/>
      <w:marRight w:val="0"/>
      <w:marTop w:val="0"/>
      <w:marBottom w:val="0"/>
      <w:divBdr>
        <w:top w:val="none" w:sz="0" w:space="0" w:color="auto"/>
        <w:left w:val="none" w:sz="0" w:space="0" w:color="auto"/>
        <w:bottom w:val="none" w:sz="0" w:space="0" w:color="auto"/>
        <w:right w:val="none" w:sz="0" w:space="0" w:color="auto"/>
      </w:divBdr>
    </w:div>
    <w:div w:id="1213662885">
      <w:bodyDiv w:val="1"/>
      <w:marLeft w:val="0"/>
      <w:marRight w:val="0"/>
      <w:marTop w:val="0"/>
      <w:marBottom w:val="0"/>
      <w:divBdr>
        <w:top w:val="none" w:sz="0" w:space="0" w:color="auto"/>
        <w:left w:val="none" w:sz="0" w:space="0" w:color="auto"/>
        <w:bottom w:val="none" w:sz="0" w:space="0" w:color="auto"/>
        <w:right w:val="none" w:sz="0" w:space="0" w:color="auto"/>
      </w:divBdr>
    </w:div>
    <w:div w:id="1215509875">
      <w:bodyDiv w:val="1"/>
      <w:marLeft w:val="0"/>
      <w:marRight w:val="0"/>
      <w:marTop w:val="0"/>
      <w:marBottom w:val="0"/>
      <w:divBdr>
        <w:top w:val="none" w:sz="0" w:space="0" w:color="auto"/>
        <w:left w:val="none" w:sz="0" w:space="0" w:color="auto"/>
        <w:bottom w:val="none" w:sz="0" w:space="0" w:color="auto"/>
        <w:right w:val="none" w:sz="0" w:space="0" w:color="auto"/>
      </w:divBdr>
    </w:div>
    <w:div w:id="1227112212">
      <w:bodyDiv w:val="1"/>
      <w:marLeft w:val="0"/>
      <w:marRight w:val="0"/>
      <w:marTop w:val="0"/>
      <w:marBottom w:val="0"/>
      <w:divBdr>
        <w:top w:val="none" w:sz="0" w:space="0" w:color="auto"/>
        <w:left w:val="none" w:sz="0" w:space="0" w:color="auto"/>
        <w:bottom w:val="none" w:sz="0" w:space="0" w:color="auto"/>
        <w:right w:val="none" w:sz="0" w:space="0" w:color="auto"/>
      </w:divBdr>
    </w:div>
    <w:div w:id="1228612321">
      <w:bodyDiv w:val="1"/>
      <w:marLeft w:val="0"/>
      <w:marRight w:val="0"/>
      <w:marTop w:val="0"/>
      <w:marBottom w:val="0"/>
      <w:divBdr>
        <w:top w:val="none" w:sz="0" w:space="0" w:color="auto"/>
        <w:left w:val="none" w:sz="0" w:space="0" w:color="auto"/>
        <w:bottom w:val="none" w:sz="0" w:space="0" w:color="auto"/>
        <w:right w:val="none" w:sz="0" w:space="0" w:color="auto"/>
      </w:divBdr>
    </w:div>
    <w:div w:id="1228959935">
      <w:bodyDiv w:val="1"/>
      <w:marLeft w:val="0"/>
      <w:marRight w:val="0"/>
      <w:marTop w:val="0"/>
      <w:marBottom w:val="0"/>
      <w:divBdr>
        <w:top w:val="none" w:sz="0" w:space="0" w:color="auto"/>
        <w:left w:val="none" w:sz="0" w:space="0" w:color="auto"/>
        <w:bottom w:val="none" w:sz="0" w:space="0" w:color="auto"/>
        <w:right w:val="none" w:sz="0" w:space="0" w:color="auto"/>
      </w:divBdr>
    </w:div>
    <w:div w:id="1229421138">
      <w:bodyDiv w:val="1"/>
      <w:marLeft w:val="0"/>
      <w:marRight w:val="0"/>
      <w:marTop w:val="0"/>
      <w:marBottom w:val="0"/>
      <w:divBdr>
        <w:top w:val="none" w:sz="0" w:space="0" w:color="auto"/>
        <w:left w:val="none" w:sz="0" w:space="0" w:color="auto"/>
        <w:bottom w:val="none" w:sz="0" w:space="0" w:color="auto"/>
        <w:right w:val="none" w:sz="0" w:space="0" w:color="auto"/>
      </w:divBdr>
    </w:div>
    <w:div w:id="1229464191">
      <w:bodyDiv w:val="1"/>
      <w:marLeft w:val="0"/>
      <w:marRight w:val="0"/>
      <w:marTop w:val="0"/>
      <w:marBottom w:val="0"/>
      <w:divBdr>
        <w:top w:val="none" w:sz="0" w:space="0" w:color="auto"/>
        <w:left w:val="none" w:sz="0" w:space="0" w:color="auto"/>
        <w:bottom w:val="none" w:sz="0" w:space="0" w:color="auto"/>
        <w:right w:val="none" w:sz="0" w:space="0" w:color="auto"/>
      </w:divBdr>
    </w:div>
    <w:div w:id="1232158040">
      <w:bodyDiv w:val="1"/>
      <w:marLeft w:val="0"/>
      <w:marRight w:val="0"/>
      <w:marTop w:val="0"/>
      <w:marBottom w:val="0"/>
      <w:divBdr>
        <w:top w:val="none" w:sz="0" w:space="0" w:color="auto"/>
        <w:left w:val="none" w:sz="0" w:space="0" w:color="auto"/>
        <w:bottom w:val="none" w:sz="0" w:space="0" w:color="auto"/>
        <w:right w:val="none" w:sz="0" w:space="0" w:color="auto"/>
      </w:divBdr>
    </w:div>
    <w:div w:id="1241910721">
      <w:bodyDiv w:val="1"/>
      <w:marLeft w:val="0"/>
      <w:marRight w:val="0"/>
      <w:marTop w:val="0"/>
      <w:marBottom w:val="0"/>
      <w:divBdr>
        <w:top w:val="none" w:sz="0" w:space="0" w:color="auto"/>
        <w:left w:val="none" w:sz="0" w:space="0" w:color="auto"/>
        <w:bottom w:val="none" w:sz="0" w:space="0" w:color="auto"/>
        <w:right w:val="none" w:sz="0" w:space="0" w:color="auto"/>
      </w:divBdr>
    </w:div>
    <w:div w:id="1251084299">
      <w:bodyDiv w:val="1"/>
      <w:marLeft w:val="0"/>
      <w:marRight w:val="0"/>
      <w:marTop w:val="0"/>
      <w:marBottom w:val="0"/>
      <w:divBdr>
        <w:top w:val="none" w:sz="0" w:space="0" w:color="auto"/>
        <w:left w:val="none" w:sz="0" w:space="0" w:color="auto"/>
        <w:bottom w:val="none" w:sz="0" w:space="0" w:color="auto"/>
        <w:right w:val="none" w:sz="0" w:space="0" w:color="auto"/>
      </w:divBdr>
    </w:div>
    <w:div w:id="1251350391">
      <w:bodyDiv w:val="1"/>
      <w:marLeft w:val="0"/>
      <w:marRight w:val="0"/>
      <w:marTop w:val="0"/>
      <w:marBottom w:val="0"/>
      <w:divBdr>
        <w:top w:val="none" w:sz="0" w:space="0" w:color="auto"/>
        <w:left w:val="none" w:sz="0" w:space="0" w:color="auto"/>
        <w:bottom w:val="none" w:sz="0" w:space="0" w:color="auto"/>
        <w:right w:val="none" w:sz="0" w:space="0" w:color="auto"/>
      </w:divBdr>
    </w:div>
    <w:div w:id="1252084896">
      <w:bodyDiv w:val="1"/>
      <w:marLeft w:val="0"/>
      <w:marRight w:val="0"/>
      <w:marTop w:val="0"/>
      <w:marBottom w:val="0"/>
      <w:divBdr>
        <w:top w:val="none" w:sz="0" w:space="0" w:color="auto"/>
        <w:left w:val="none" w:sz="0" w:space="0" w:color="auto"/>
        <w:bottom w:val="none" w:sz="0" w:space="0" w:color="auto"/>
        <w:right w:val="none" w:sz="0" w:space="0" w:color="auto"/>
      </w:divBdr>
    </w:div>
    <w:div w:id="1253784029">
      <w:bodyDiv w:val="1"/>
      <w:marLeft w:val="0"/>
      <w:marRight w:val="0"/>
      <w:marTop w:val="0"/>
      <w:marBottom w:val="0"/>
      <w:divBdr>
        <w:top w:val="none" w:sz="0" w:space="0" w:color="auto"/>
        <w:left w:val="none" w:sz="0" w:space="0" w:color="auto"/>
        <w:bottom w:val="none" w:sz="0" w:space="0" w:color="auto"/>
        <w:right w:val="none" w:sz="0" w:space="0" w:color="auto"/>
      </w:divBdr>
    </w:div>
    <w:div w:id="1255018946">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65530869">
      <w:bodyDiv w:val="1"/>
      <w:marLeft w:val="0"/>
      <w:marRight w:val="0"/>
      <w:marTop w:val="0"/>
      <w:marBottom w:val="0"/>
      <w:divBdr>
        <w:top w:val="none" w:sz="0" w:space="0" w:color="auto"/>
        <w:left w:val="none" w:sz="0" w:space="0" w:color="auto"/>
        <w:bottom w:val="none" w:sz="0" w:space="0" w:color="auto"/>
        <w:right w:val="none" w:sz="0" w:space="0" w:color="auto"/>
      </w:divBdr>
    </w:div>
    <w:div w:id="1271737001">
      <w:bodyDiv w:val="1"/>
      <w:marLeft w:val="0"/>
      <w:marRight w:val="0"/>
      <w:marTop w:val="0"/>
      <w:marBottom w:val="0"/>
      <w:divBdr>
        <w:top w:val="none" w:sz="0" w:space="0" w:color="auto"/>
        <w:left w:val="none" w:sz="0" w:space="0" w:color="auto"/>
        <w:bottom w:val="none" w:sz="0" w:space="0" w:color="auto"/>
        <w:right w:val="none" w:sz="0" w:space="0" w:color="auto"/>
      </w:divBdr>
    </w:div>
    <w:div w:id="1283221129">
      <w:bodyDiv w:val="1"/>
      <w:marLeft w:val="0"/>
      <w:marRight w:val="0"/>
      <w:marTop w:val="0"/>
      <w:marBottom w:val="0"/>
      <w:divBdr>
        <w:top w:val="none" w:sz="0" w:space="0" w:color="auto"/>
        <w:left w:val="none" w:sz="0" w:space="0" w:color="auto"/>
        <w:bottom w:val="none" w:sz="0" w:space="0" w:color="auto"/>
        <w:right w:val="none" w:sz="0" w:space="0" w:color="auto"/>
      </w:divBdr>
    </w:div>
    <w:div w:id="1285430401">
      <w:bodyDiv w:val="1"/>
      <w:marLeft w:val="0"/>
      <w:marRight w:val="0"/>
      <w:marTop w:val="0"/>
      <w:marBottom w:val="0"/>
      <w:divBdr>
        <w:top w:val="none" w:sz="0" w:space="0" w:color="auto"/>
        <w:left w:val="none" w:sz="0" w:space="0" w:color="auto"/>
        <w:bottom w:val="none" w:sz="0" w:space="0" w:color="auto"/>
        <w:right w:val="none" w:sz="0" w:space="0" w:color="auto"/>
      </w:divBdr>
    </w:div>
    <w:div w:id="1292053117">
      <w:bodyDiv w:val="1"/>
      <w:marLeft w:val="0"/>
      <w:marRight w:val="0"/>
      <w:marTop w:val="0"/>
      <w:marBottom w:val="0"/>
      <w:divBdr>
        <w:top w:val="none" w:sz="0" w:space="0" w:color="auto"/>
        <w:left w:val="none" w:sz="0" w:space="0" w:color="auto"/>
        <w:bottom w:val="none" w:sz="0" w:space="0" w:color="auto"/>
        <w:right w:val="none" w:sz="0" w:space="0" w:color="auto"/>
      </w:divBdr>
    </w:div>
    <w:div w:id="1294218249">
      <w:bodyDiv w:val="1"/>
      <w:marLeft w:val="0"/>
      <w:marRight w:val="0"/>
      <w:marTop w:val="0"/>
      <w:marBottom w:val="0"/>
      <w:divBdr>
        <w:top w:val="none" w:sz="0" w:space="0" w:color="auto"/>
        <w:left w:val="none" w:sz="0" w:space="0" w:color="auto"/>
        <w:bottom w:val="none" w:sz="0" w:space="0" w:color="auto"/>
        <w:right w:val="none" w:sz="0" w:space="0" w:color="auto"/>
      </w:divBdr>
    </w:div>
    <w:div w:id="1295479891">
      <w:bodyDiv w:val="1"/>
      <w:marLeft w:val="0"/>
      <w:marRight w:val="0"/>
      <w:marTop w:val="0"/>
      <w:marBottom w:val="0"/>
      <w:divBdr>
        <w:top w:val="none" w:sz="0" w:space="0" w:color="auto"/>
        <w:left w:val="none" w:sz="0" w:space="0" w:color="auto"/>
        <w:bottom w:val="none" w:sz="0" w:space="0" w:color="auto"/>
        <w:right w:val="none" w:sz="0" w:space="0" w:color="auto"/>
      </w:divBdr>
    </w:div>
    <w:div w:id="1297444478">
      <w:bodyDiv w:val="1"/>
      <w:marLeft w:val="0"/>
      <w:marRight w:val="0"/>
      <w:marTop w:val="0"/>
      <w:marBottom w:val="0"/>
      <w:divBdr>
        <w:top w:val="none" w:sz="0" w:space="0" w:color="auto"/>
        <w:left w:val="none" w:sz="0" w:space="0" w:color="auto"/>
        <w:bottom w:val="none" w:sz="0" w:space="0" w:color="auto"/>
        <w:right w:val="none" w:sz="0" w:space="0" w:color="auto"/>
      </w:divBdr>
    </w:div>
    <w:div w:id="1299260497">
      <w:bodyDiv w:val="1"/>
      <w:marLeft w:val="0"/>
      <w:marRight w:val="0"/>
      <w:marTop w:val="0"/>
      <w:marBottom w:val="0"/>
      <w:divBdr>
        <w:top w:val="none" w:sz="0" w:space="0" w:color="auto"/>
        <w:left w:val="none" w:sz="0" w:space="0" w:color="auto"/>
        <w:bottom w:val="none" w:sz="0" w:space="0" w:color="auto"/>
        <w:right w:val="none" w:sz="0" w:space="0" w:color="auto"/>
      </w:divBdr>
    </w:div>
    <w:div w:id="1302734784">
      <w:bodyDiv w:val="1"/>
      <w:marLeft w:val="0"/>
      <w:marRight w:val="0"/>
      <w:marTop w:val="0"/>
      <w:marBottom w:val="0"/>
      <w:divBdr>
        <w:top w:val="none" w:sz="0" w:space="0" w:color="auto"/>
        <w:left w:val="none" w:sz="0" w:space="0" w:color="auto"/>
        <w:bottom w:val="none" w:sz="0" w:space="0" w:color="auto"/>
        <w:right w:val="none" w:sz="0" w:space="0" w:color="auto"/>
      </w:divBdr>
    </w:div>
    <w:div w:id="1303386769">
      <w:bodyDiv w:val="1"/>
      <w:marLeft w:val="0"/>
      <w:marRight w:val="0"/>
      <w:marTop w:val="0"/>
      <w:marBottom w:val="0"/>
      <w:divBdr>
        <w:top w:val="none" w:sz="0" w:space="0" w:color="auto"/>
        <w:left w:val="none" w:sz="0" w:space="0" w:color="auto"/>
        <w:bottom w:val="none" w:sz="0" w:space="0" w:color="auto"/>
        <w:right w:val="none" w:sz="0" w:space="0" w:color="auto"/>
      </w:divBdr>
    </w:div>
    <w:div w:id="1306399955">
      <w:bodyDiv w:val="1"/>
      <w:marLeft w:val="0"/>
      <w:marRight w:val="0"/>
      <w:marTop w:val="0"/>
      <w:marBottom w:val="0"/>
      <w:divBdr>
        <w:top w:val="none" w:sz="0" w:space="0" w:color="auto"/>
        <w:left w:val="none" w:sz="0" w:space="0" w:color="auto"/>
        <w:bottom w:val="none" w:sz="0" w:space="0" w:color="auto"/>
        <w:right w:val="none" w:sz="0" w:space="0" w:color="auto"/>
      </w:divBdr>
    </w:div>
    <w:div w:id="1307903629">
      <w:bodyDiv w:val="1"/>
      <w:marLeft w:val="0"/>
      <w:marRight w:val="0"/>
      <w:marTop w:val="0"/>
      <w:marBottom w:val="0"/>
      <w:divBdr>
        <w:top w:val="none" w:sz="0" w:space="0" w:color="auto"/>
        <w:left w:val="none" w:sz="0" w:space="0" w:color="auto"/>
        <w:bottom w:val="none" w:sz="0" w:space="0" w:color="auto"/>
        <w:right w:val="none" w:sz="0" w:space="0" w:color="auto"/>
      </w:divBdr>
    </w:div>
    <w:div w:id="1319727542">
      <w:bodyDiv w:val="1"/>
      <w:marLeft w:val="0"/>
      <w:marRight w:val="0"/>
      <w:marTop w:val="0"/>
      <w:marBottom w:val="0"/>
      <w:divBdr>
        <w:top w:val="none" w:sz="0" w:space="0" w:color="auto"/>
        <w:left w:val="none" w:sz="0" w:space="0" w:color="auto"/>
        <w:bottom w:val="none" w:sz="0" w:space="0" w:color="auto"/>
        <w:right w:val="none" w:sz="0" w:space="0" w:color="auto"/>
      </w:divBdr>
    </w:div>
    <w:div w:id="1325359721">
      <w:bodyDiv w:val="1"/>
      <w:marLeft w:val="0"/>
      <w:marRight w:val="0"/>
      <w:marTop w:val="0"/>
      <w:marBottom w:val="0"/>
      <w:divBdr>
        <w:top w:val="none" w:sz="0" w:space="0" w:color="auto"/>
        <w:left w:val="none" w:sz="0" w:space="0" w:color="auto"/>
        <w:bottom w:val="none" w:sz="0" w:space="0" w:color="auto"/>
        <w:right w:val="none" w:sz="0" w:space="0" w:color="auto"/>
      </w:divBdr>
    </w:div>
    <w:div w:id="1332101221">
      <w:bodyDiv w:val="1"/>
      <w:marLeft w:val="0"/>
      <w:marRight w:val="0"/>
      <w:marTop w:val="0"/>
      <w:marBottom w:val="0"/>
      <w:divBdr>
        <w:top w:val="none" w:sz="0" w:space="0" w:color="auto"/>
        <w:left w:val="none" w:sz="0" w:space="0" w:color="auto"/>
        <w:bottom w:val="none" w:sz="0" w:space="0" w:color="auto"/>
        <w:right w:val="none" w:sz="0" w:space="0" w:color="auto"/>
      </w:divBdr>
    </w:div>
    <w:div w:id="1334532843">
      <w:bodyDiv w:val="1"/>
      <w:marLeft w:val="0"/>
      <w:marRight w:val="0"/>
      <w:marTop w:val="0"/>
      <w:marBottom w:val="0"/>
      <w:divBdr>
        <w:top w:val="none" w:sz="0" w:space="0" w:color="auto"/>
        <w:left w:val="none" w:sz="0" w:space="0" w:color="auto"/>
        <w:bottom w:val="none" w:sz="0" w:space="0" w:color="auto"/>
        <w:right w:val="none" w:sz="0" w:space="0" w:color="auto"/>
      </w:divBdr>
    </w:div>
    <w:div w:id="1335524662">
      <w:bodyDiv w:val="1"/>
      <w:marLeft w:val="0"/>
      <w:marRight w:val="0"/>
      <w:marTop w:val="0"/>
      <w:marBottom w:val="0"/>
      <w:divBdr>
        <w:top w:val="none" w:sz="0" w:space="0" w:color="auto"/>
        <w:left w:val="none" w:sz="0" w:space="0" w:color="auto"/>
        <w:bottom w:val="none" w:sz="0" w:space="0" w:color="auto"/>
        <w:right w:val="none" w:sz="0" w:space="0" w:color="auto"/>
      </w:divBdr>
    </w:div>
    <w:div w:id="1335765022">
      <w:bodyDiv w:val="1"/>
      <w:marLeft w:val="0"/>
      <w:marRight w:val="0"/>
      <w:marTop w:val="0"/>
      <w:marBottom w:val="0"/>
      <w:divBdr>
        <w:top w:val="none" w:sz="0" w:space="0" w:color="auto"/>
        <w:left w:val="none" w:sz="0" w:space="0" w:color="auto"/>
        <w:bottom w:val="none" w:sz="0" w:space="0" w:color="auto"/>
        <w:right w:val="none" w:sz="0" w:space="0" w:color="auto"/>
      </w:divBdr>
    </w:div>
    <w:div w:id="1338079270">
      <w:bodyDiv w:val="1"/>
      <w:marLeft w:val="0"/>
      <w:marRight w:val="0"/>
      <w:marTop w:val="0"/>
      <w:marBottom w:val="0"/>
      <w:divBdr>
        <w:top w:val="none" w:sz="0" w:space="0" w:color="auto"/>
        <w:left w:val="none" w:sz="0" w:space="0" w:color="auto"/>
        <w:bottom w:val="none" w:sz="0" w:space="0" w:color="auto"/>
        <w:right w:val="none" w:sz="0" w:space="0" w:color="auto"/>
      </w:divBdr>
    </w:div>
    <w:div w:id="1339113539">
      <w:bodyDiv w:val="1"/>
      <w:marLeft w:val="0"/>
      <w:marRight w:val="0"/>
      <w:marTop w:val="0"/>
      <w:marBottom w:val="0"/>
      <w:divBdr>
        <w:top w:val="none" w:sz="0" w:space="0" w:color="auto"/>
        <w:left w:val="none" w:sz="0" w:space="0" w:color="auto"/>
        <w:bottom w:val="none" w:sz="0" w:space="0" w:color="auto"/>
        <w:right w:val="none" w:sz="0" w:space="0" w:color="auto"/>
      </w:divBdr>
    </w:div>
    <w:div w:id="1346324371">
      <w:bodyDiv w:val="1"/>
      <w:marLeft w:val="0"/>
      <w:marRight w:val="0"/>
      <w:marTop w:val="0"/>
      <w:marBottom w:val="0"/>
      <w:divBdr>
        <w:top w:val="none" w:sz="0" w:space="0" w:color="auto"/>
        <w:left w:val="none" w:sz="0" w:space="0" w:color="auto"/>
        <w:bottom w:val="none" w:sz="0" w:space="0" w:color="auto"/>
        <w:right w:val="none" w:sz="0" w:space="0" w:color="auto"/>
      </w:divBdr>
    </w:div>
    <w:div w:id="1348482560">
      <w:bodyDiv w:val="1"/>
      <w:marLeft w:val="0"/>
      <w:marRight w:val="0"/>
      <w:marTop w:val="0"/>
      <w:marBottom w:val="0"/>
      <w:divBdr>
        <w:top w:val="none" w:sz="0" w:space="0" w:color="auto"/>
        <w:left w:val="none" w:sz="0" w:space="0" w:color="auto"/>
        <w:bottom w:val="none" w:sz="0" w:space="0" w:color="auto"/>
        <w:right w:val="none" w:sz="0" w:space="0" w:color="auto"/>
      </w:divBdr>
    </w:div>
    <w:div w:id="1352105773">
      <w:bodyDiv w:val="1"/>
      <w:marLeft w:val="0"/>
      <w:marRight w:val="0"/>
      <w:marTop w:val="0"/>
      <w:marBottom w:val="0"/>
      <w:divBdr>
        <w:top w:val="none" w:sz="0" w:space="0" w:color="auto"/>
        <w:left w:val="none" w:sz="0" w:space="0" w:color="auto"/>
        <w:bottom w:val="none" w:sz="0" w:space="0" w:color="auto"/>
        <w:right w:val="none" w:sz="0" w:space="0" w:color="auto"/>
      </w:divBdr>
    </w:div>
    <w:div w:id="1352340652">
      <w:bodyDiv w:val="1"/>
      <w:marLeft w:val="0"/>
      <w:marRight w:val="0"/>
      <w:marTop w:val="0"/>
      <w:marBottom w:val="0"/>
      <w:divBdr>
        <w:top w:val="none" w:sz="0" w:space="0" w:color="auto"/>
        <w:left w:val="none" w:sz="0" w:space="0" w:color="auto"/>
        <w:bottom w:val="none" w:sz="0" w:space="0" w:color="auto"/>
        <w:right w:val="none" w:sz="0" w:space="0" w:color="auto"/>
      </w:divBdr>
    </w:div>
    <w:div w:id="1353722132">
      <w:bodyDiv w:val="1"/>
      <w:marLeft w:val="0"/>
      <w:marRight w:val="0"/>
      <w:marTop w:val="0"/>
      <w:marBottom w:val="0"/>
      <w:divBdr>
        <w:top w:val="none" w:sz="0" w:space="0" w:color="auto"/>
        <w:left w:val="none" w:sz="0" w:space="0" w:color="auto"/>
        <w:bottom w:val="none" w:sz="0" w:space="0" w:color="auto"/>
        <w:right w:val="none" w:sz="0" w:space="0" w:color="auto"/>
      </w:divBdr>
    </w:div>
    <w:div w:id="1354455466">
      <w:bodyDiv w:val="1"/>
      <w:marLeft w:val="0"/>
      <w:marRight w:val="0"/>
      <w:marTop w:val="0"/>
      <w:marBottom w:val="0"/>
      <w:divBdr>
        <w:top w:val="none" w:sz="0" w:space="0" w:color="auto"/>
        <w:left w:val="none" w:sz="0" w:space="0" w:color="auto"/>
        <w:bottom w:val="none" w:sz="0" w:space="0" w:color="auto"/>
        <w:right w:val="none" w:sz="0" w:space="0" w:color="auto"/>
      </w:divBdr>
    </w:div>
    <w:div w:id="1355813993">
      <w:bodyDiv w:val="1"/>
      <w:marLeft w:val="0"/>
      <w:marRight w:val="0"/>
      <w:marTop w:val="0"/>
      <w:marBottom w:val="0"/>
      <w:divBdr>
        <w:top w:val="none" w:sz="0" w:space="0" w:color="auto"/>
        <w:left w:val="none" w:sz="0" w:space="0" w:color="auto"/>
        <w:bottom w:val="none" w:sz="0" w:space="0" w:color="auto"/>
        <w:right w:val="none" w:sz="0" w:space="0" w:color="auto"/>
      </w:divBdr>
    </w:div>
    <w:div w:id="1357973294">
      <w:bodyDiv w:val="1"/>
      <w:marLeft w:val="0"/>
      <w:marRight w:val="0"/>
      <w:marTop w:val="0"/>
      <w:marBottom w:val="0"/>
      <w:divBdr>
        <w:top w:val="none" w:sz="0" w:space="0" w:color="auto"/>
        <w:left w:val="none" w:sz="0" w:space="0" w:color="auto"/>
        <w:bottom w:val="none" w:sz="0" w:space="0" w:color="auto"/>
        <w:right w:val="none" w:sz="0" w:space="0" w:color="auto"/>
      </w:divBdr>
    </w:div>
    <w:div w:id="1370031436">
      <w:bodyDiv w:val="1"/>
      <w:marLeft w:val="0"/>
      <w:marRight w:val="0"/>
      <w:marTop w:val="0"/>
      <w:marBottom w:val="0"/>
      <w:divBdr>
        <w:top w:val="none" w:sz="0" w:space="0" w:color="auto"/>
        <w:left w:val="none" w:sz="0" w:space="0" w:color="auto"/>
        <w:bottom w:val="none" w:sz="0" w:space="0" w:color="auto"/>
        <w:right w:val="none" w:sz="0" w:space="0" w:color="auto"/>
      </w:divBdr>
    </w:div>
    <w:div w:id="1377437249">
      <w:bodyDiv w:val="1"/>
      <w:marLeft w:val="0"/>
      <w:marRight w:val="0"/>
      <w:marTop w:val="0"/>
      <w:marBottom w:val="0"/>
      <w:divBdr>
        <w:top w:val="none" w:sz="0" w:space="0" w:color="auto"/>
        <w:left w:val="none" w:sz="0" w:space="0" w:color="auto"/>
        <w:bottom w:val="none" w:sz="0" w:space="0" w:color="auto"/>
        <w:right w:val="none" w:sz="0" w:space="0" w:color="auto"/>
      </w:divBdr>
    </w:div>
    <w:div w:id="1389257234">
      <w:bodyDiv w:val="1"/>
      <w:marLeft w:val="0"/>
      <w:marRight w:val="0"/>
      <w:marTop w:val="0"/>
      <w:marBottom w:val="0"/>
      <w:divBdr>
        <w:top w:val="none" w:sz="0" w:space="0" w:color="auto"/>
        <w:left w:val="none" w:sz="0" w:space="0" w:color="auto"/>
        <w:bottom w:val="none" w:sz="0" w:space="0" w:color="auto"/>
        <w:right w:val="none" w:sz="0" w:space="0" w:color="auto"/>
      </w:divBdr>
    </w:div>
    <w:div w:id="1391536219">
      <w:bodyDiv w:val="1"/>
      <w:marLeft w:val="0"/>
      <w:marRight w:val="0"/>
      <w:marTop w:val="0"/>
      <w:marBottom w:val="0"/>
      <w:divBdr>
        <w:top w:val="none" w:sz="0" w:space="0" w:color="auto"/>
        <w:left w:val="none" w:sz="0" w:space="0" w:color="auto"/>
        <w:bottom w:val="none" w:sz="0" w:space="0" w:color="auto"/>
        <w:right w:val="none" w:sz="0" w:space="0" w:color="auto"/>
      </w:divBdr>
    </w:div>
    <w:div w:id="1397237715">
      <w:bodyDiv w:val="1"/>
      <w:marLeft w:val="0"/>
      <w:marRight w:val="0"/>
      <w:marTop w:val="0"/>
      <w:marBottom w:val="0"/>
      <w:divBdr>
        <w:top w:val="none" w:sz="0" w:space="0" w:color="auto"/>
        <w:left w:val="none" w:sz="0" w:space="0" w:color="auto"/>
        <w:bottom w:val="none" w:sz="0" w:space="0" w:color="auto"/>
        <w:right w:val="none" w:sz="0" w:space="0" w:color="auto"/>
      </w:divBdr>
    </w:div>
    <w:div w:id="1399866665">
      <w:bodyDiv w:val="1"/>
      <w:marLeft w:val="0"/>
      <w:marRight w:val="0"/>
      <w:marTop w:val="0"/>
      <w:marBottom w:val="0"/>
      <w:divBdr>
        <w:top w:val="none" w:sz="0" w:space="0" w:color="auto"/>
        <w:left w:val="none" w:sz="0" w:space="0" w:color="auto"/>
        <w:bottom w:val="none" w:sz="0" w:space="0" w:color="auto"/>
        <w:right w:val="none" w:sz="0" w:space="0" w:color="auto"/>
      </w:divBdr>
    </w:div>
    <w:div w:id="1402363859">
      <w:bodyDiv w:val="1"/>
      <w:marLeft w:val="0"/>
      <w:marRight w:val="0"/>
      <w:marTop w:val="0"/>
      <w:marBottom w:val="0"/>
      <w:divBdr>
        <w:top w:val="none" w:sz="0" w:space="0" w:color="auto"/>
        <w:left w:val="none" w:sz="0" w:space="0" w:color="auto"/>
        <w:bottom w:val="none" w:sz="0" w:space="0" w:color="auto"/>
        <w:right w:val="none" w:sz="0" w:space="0" w:color="auto"/>
      </w:divBdr>
    </w:div>
    <w:div w:id="1406993722">
      <w:bodyDiv w:val="1"/>
      <w:marLeft w:val="0"/>
      <w:marRight w:val="0"/>
      <w:marTop w:val="0"/>
      <w:marBottom w:val="0"/>
      <w:divBdr>
        <w:top w:val="none" w:sz="0" w:space="0" w:color="auto"/>
        <w:left w:val="none" w:sz="0" w:space="0" w:color="auto"/>
        <w:bottom w:val="none" w:sz="0" w:space="0" w:color="auto"/>
        <w:right w:val="none" w:sz="0" w:space="0" w:color="auto"/>
      </w:divBdr>
    </w:div>
    <w:div w:id="1408192837">
      <w:bodyDiv w:val="1"/>
      <w:marLeft w:val="0"/>
      <w:marRight w:val="0"/>
      <w:marTop w:val="0"/>
      <w:marBottom w:val="0"/>
      <w:divBdr>
        <w:top w:val="none" w:sz="0" w:space="0" w:color="auto"/>
        <w:left w:val="none" w:sz="0" w:space="0" w:color="auto"/>
        <w:bottom w:val="none" w:sz="0" w:space="0" w:color="auto"/>
        <w:right w:val="none" w:sz="0" w:space="0" w:color="auto"/>
      </w:divBdr>
    </w:div>
    <w:div w:id="1408385907">
      <w:bodyDiv w:val="1"/>
      <w:marLeft w:val="0"/>
      <w:marRight w:val="0"/>
      <w:marTop w:val="0"/>
      <w:marBottom w:val="0"/>
      <w:divBdr>
        <w:top w:val="none" w:sz="0" w:space="0" w:color="auto"/>
        <w:left w:val="none" w:sz="0" w:space="0" w:color="auto"/>
        <w:bottom w:val="none" w:sz="0" w:space="0" w:color="auto"/>
        <w:right w:val="none" w:sz="0" w:space="0" w:color="auto"/>
      </w:divBdr>
    </w:div>
    <w:div w:id="1412190569">
      <w:bodyDiv w:val="1"/>
      <w:marLeft w:val="0"/>
      <w:marRight w:val="0"/>
      <w:marTop w:val="0"/>
      <w:marBottom w:val="0"/>
      <w:divBdr>
        <w:top w:val="none" w:sz="0" w:space="0" w:color="auto"/>
        <w:left w:val="none" w:sz="0" w:space="0" w:color="auto"/>
        <w:bottom w:val="none" w:sz="0" w:space="0" w:color="auto"/>
        <w:right w:val="none" w:sz="0" w:space="0" w:color="auto"/>
      </w:divBdr>
    </w:div>
    <w:div w:id="1413813221">
      <w:bodyDiv w:val="1"/>
      <w:marLeft w:val="0"/>
      <w:marRight w:val="0"/>
      <w:marTop w:val="0"/>
      <w:marBottom w:val="0"/>
      <w:divBdr>
        <w:top w:val="none" w:sz="0" w:space="0" w:color="auto"/>
        <w:left w:val="none" w:sz="0" w:space="0" w:color="auto"/>
        <w:bottom w:val="none" w:sz="0" w:space="0" w:color="auto"/>
        <w:right w:val="none" w:sz="0" w:space="0" w:color="auto"/>
      </w:divBdr>
    </w:div>
    <w:div w:id="1418287032">
      <w:bodyDiv w:val="1"/>
      <w:marLeft w:val="0"/>
      <w:marRight w:val="0"/>
      <w:marTop w:val="0"/>
      <w:marBottom w:val="0"/>
      <w:divBdr>
        <w:top w:val="none" w:sz="0" w:space="0" w:color="auto"/>
        <w:left w:val="none" w:sz="0" w:space="0" w:color="auto"/>
        <w:bottom w:val="none" w:sz="0" w:space="0" w:color="auto"/>
        <w:right w:val="none" w:sz="0" w:space="0" w:color="auto"/>
      </w:divBdr>
    </w:div>
    <w:div w:id="1418938662">
      <w:bodyDiv w:val="1"/>
      <w:marLeft w:val="0"/>
      <w:marRight w:val="0"/>
      <w:marTop w:val="0"/>
      <w:marBottom w:val="0"/>
      <w:divBdr>
        <w:top w:val="none" w:sz="0" w:space="0" w:color="auto"/>
        <w:left w:val="none" w:sz="0" w:space="0" w:color="auto"/>
        <w:bottom w:val="none" w:sz="0" w:space="0" w:color="auto"/>
        <w:right w:val="none" w:sz="0" w:space="0" w:color="auto"/>
      </w:divBdr>
    </w:div>
    <w:div w:id="1423338725">
      <w:bodyDiv w:val="1"/>
      <w:marLeft w:val="0"/>
      <w:marRight w:val="0"/>
      <w:marTop w:val="0"/>
      <w:marBottom w:val="0"/>
      <w:divBdr>
        <w:top w:val="none" w:sz="0" w:space="0" w:color="auto"/>
        <w:left w:val="none" w:sz="0" w:space="0" w:color="auto"/>
        <w:bottom w:val="none" w:sz="0" w:space="0" w:color="auto"/>
        <w:right w:val="none" w:sz="0" w:space="0" w:color="auto"/>
      </w:divBdr>
    </w:div>
    <w:div w:id="1423641995">
      <w:bodyDiv w:val="1"/>
      <w:marLeft w:val="0"/>
      <w:marRight w:val="0"/>
      <w:marTop w:val="0"/>
      <w:marBottom w:val="0"/>
      <w:divBdr>
        <w:top w:val="none" w:sz="0" w:space="0" w:color="auto"/>
        <w:left w:val="none" w:sz="0" w:space="0" w:color="auto"/>
        <w:bottom w:val="none" w:sz="0" w:space="0" w:color="auto"/>
        <w:right w:val="none" w:sz="0" w:space="0" w:color="auto"/>
      </w:divBdr>
    </w:div>
    <w:div w:id="1429041587">
      <w:bodyDiv w:val="1"/>
      <w:marLeft w:val="0"/>
      <w:marRight w:val="0"/>
      <w:marTop w:val="0"/>
      <w:marBottom w:val="0"/>
      <w:divBdr>
        <w:top w:val="none" w:sz="0" w:space="0" w:color="auto"/>
        <w:left w:val="none" w:sz="0" w:space="0" w:color="auto"/>
        <w:bottom w:val="none" w:sz="0" w:space="0" w:color="auto"/>
        <w:right w:val="none" w:sz="0" w:space="0" w:color="auto"/>
      </w:divBdr>
    </w:div>
    <w:div w:id="1430393090">
      <w:bodyDiv w:val="1"/>
      <w:marLeft w:val="0"/>
      <w:marRight w:val="0"/>
      <w:marTop w:val="0"/>
      <w:marBottom w:val="0"/>
      <w:divBdr>
        <w:top w:val="none" w:sz="0" w:space="0" w:color="auto"/>
        <w:left w:val="none" w:sz="0" w:space="0" w:color="auto"/>
        <w:bottom w:val="none" w:sz="0" w:space="0" w:color="auto"/>
        <w:right w:val="none" w:sz="0" w:space="0" w:color="auto"/>
      </w:divBdr>
    </w:div>
    <w:div w:id="1435398849">
      <w:bodyDiv w:val="1"/>
      <w:marLeft w:val="0"/>
      <w:marRight w:val="0"/>
      <w:marTop w:val="0"/>
      <w:marBottom w:val="0"/>
      <w:divBdr>
        <w:top w:val="none" w:sz="0" w:space="0" w:color="auto"/>
        <w:left w:val="none" w:sz="0" w:space="0" w:color="auto"/>
        <w:bottom w:val="none" w:sz="0" w:space="0" w:color="auto"/>
        <w:right w:val="none" w:sz="0" w:space="0" w:color="auto"/>
      </w:divBdr>
    </w:div>
    <w:div w:id="1446847946">
      <w:bodyDiv w:val="1"/>
      <w:marLeft w:val="0"/>
      <w:marRight w:val="0"/>
      <w:marTop w:val="0"/>
      <w:marBottom w:val="0"/>
      <w:divBdr>
        <w:top w:val="none" w:sz="0" w:space="0" w:color="auto"/>
        <w:left w:val="none" w:sz="0" w:space="0" w:color="auto"/>
        <w:bottom w:val="none" w:sz="0" w:space="0" w:color="auto"/>
        <w:right w:val="none" w:sz="0" w:space="0" w:color="auto"/>
      </w:divBdr>
    </w:div>
    <w:div w:id="1452940030">
      <w:bodyDiv w:val="1"/>
      <w:marLeft w:val="0"/>
      <w:marRight w:val="0"/>
      <w:marTop w:val="0"/>
      <w:marBottom w:val="0"/>
      <w:divBdr>
        <w:top w:val="none" w:sz="0" w:space="0" w:color="auto"/>
        <w:left w:val="none" w:sz="0" w:space="0" w:color="auto"/>
        <w:bottom w:val="none" w:sz="0" w:space="0" w:color="auto"/>
        <w:right w:val="none" w:sz="0" w:space="0" w:color="auto"/>
      </w:divBdr>
    </w:div>
    <w:div w:id="1458260370">
      <w:bodyDiv w:val="1"/>
      <w:marLeft w:val="0"/>
      <w:marRight w:val="0"/>
      <w:marTop w:val="0"/>
      <w:marBottom w:val="0"/>
      <w:divBdr>
        <w:top w:val="none" w:sz="0" w:space="0" w:color="auto"/>
        <w:left w:val="none" w:sz="0" w:space="0" w:color="auto"/>
        <w:bottom w:val="none" w:sz="0" w:space="0" w:color="auto"/>
        <w:right w:val="none" w:sz="0" w:space="0" w:color="auto"/>
      </w:divBdr>
    </w:div>
    <w:div w:id="1458645457">
      <w:bodyDiv w:val="1"/>
      <w:marLeft w:val="0"/>
      <w:marRight w:val="0"/>
      <w:marTop w:val="0"/>
      <w:marBottom w:val="0"/>
      <w:divBdr>
        <w:top w:val="none" w:sz="0" w:space="0" w:color="auto"/>
        <w:left w:val="none" w:sz="0" w:space="0" w:color="auto"/>
        <w:bottom w:val="none" w:sz="0" w:space="0" w:color="auto"/>
        <w:right w:val="none" w:sz="0" w:space="0" w:color="auto"/>
      </w:divBdr>
    </w:div>
    <w:div w:id="1473324096">
      <w:bodyDiv w:val="1"/>
      <w:marLeft w:val="0"/>
      <w:marRight w:val="0"/>
      <w:marTop w:val="0"/>
      <w:marBottom w:val="0"/>
      <w:divBdr>
        <w:top w:val="none" w:sz="0" w:space="0" w:color="auto"/>
        <w:left w:val="none" w:sz="0" w:space="0" w:color="auto"/>
        <w:bottom w:val="none" w:sz="0" w:space="0" w:color="auto"/>
        <w:right w:val="none" w:sz="0" w:space="0" w:color="auto"/>
      </w:divBdr>
    </w:div>
    <w:div w:id="1476794027">
      <w:bodyDiv w:val="1"/>
      <w:marLeft w:val="0"/>
      <w:marRight w:val="0"/>
      <w:marTop w:val="0"/>
      <w:marBottom w:val="0"/>
      <w:divBdr>
        <w:top w:val="none" w:sz="0" w:space="0" w:color="auto"/>
        <w:left w:val="none" w:sz="0" w:space="0" w:color="auto"/>
        <w:bottom w:val="none" w:sz="0" w:space="0" w:color="auto"/>
        <w:right w:val="none" w:sz="0" w:space="0" w:color="auto"/>
      </w:divBdr>
    </w:div>
    <w:div w:id="1477990550">
      <w:bodyDiv w:val="1"/>
      <w:marLeft w:val="0"/>
      <w:marRight w:val="0"/>
      <w:marTop w:val="0"/>
      <w:marBottom w:val="0"/>
      <w:divBdr>
        <w:top w:val="none" w:sz="0" w:space="0" w:color="auto"/>
        <w:left w:val="none" w:sz="0" w:space="0" w:color="auto"/>
        <w:bottom w:val="none" w:sz="0" w:space="0" w:color="auto"/>
        <w:right w:val="none" w:sz="0" w:space="0" w:color="auto"/>
      </w:divBdr>
    </w:div>
    <w:div w:id="1489708810">
      <w:bodyDiv w:val="1"/>
      <w:marLeft w:val="0"/>
      <w:marRight w:val="0"/>
      <w:marTop w:val="0"/>
      <w:marBottom w:val="0"/>
      <w:divBdr>
        <w:top w:val="none" w:sz="0" w:space="0" w:color="auto"/>
        <w:left w:val="none" w:sz="0" w:space="0" w:color="auto"/>
        <w:bottom w:val="none" w:sz="0" w:space="0" w:color="auto"/>
        <w:right w:val="none" w:sz="0" w:space="0" w:color="auto"/>
      </w:divBdr>
    </w:div>
    <w:div w:id="1492064928">
      <w:bodyDiv w:val="1"/>
      <w:marLeft w:val="0"/>
      <w:marRight w:val="0"/>
      <w:marTop w:val="0"/>
      <w:marBottom w:val="0"/>
      <w:divBdr>
        <w:top w:val="none" w:sz="0" w:space="0" w:color="auto"/>
        <w:left w:val="none" w:sz="0" w:space="0" w:color="auto"/>
        <w:bottom w:val="none" w:sz="0" w:space="0" w:color="auto"/>
        <w:right w:val="none" w:sz="0" w:space="0" w:color="auto"/>
      </w:divBdr>
    </w:div>
    <w:div w:id="1500462165">
      <w:bodyDiv w:val="1"/>
      <w:marLeft w:val="0"/>
      <w:marRight w:val="0"/>
      <w:marTop w:val="0"/>
      <w:marBottom w:val="0"/>
      <w:divBdr>
        <w:top w:val="none" w:sz="0" w:space="0" w:color="auto"/>
        <w:left w:val="none" w:sz="0" w:space="0" w:color="auto"/>
        <w:bottom w:val="none" w:sz="0" w:space="0" w:color="auto"/>
        <w:right w:val="none" w:sz="0" w:space="0" w:color="auto"/>
      </w:divBdr>
    </w:div>
    <w:div w:id="1502431657">
      <w:bodyDiv w:val="1"/>
      <w:marLeft w:val="0"/>
      <w:marRight w:val="0"/>
      <w:marTop w:val="0"/>
      <w:marBottom w:val="0"/>
      <w:divBdr>
        <w:top w:val="none" w:sz="0" w:space="0" w:color="auto"/>
        <w:left w:val="none" w:sz="0" w:space="0" w:color="auto"/>
        <w:bottom w:val="none" w:sz="0" w:space="0" w:color="auto"/>
        <w:right w:val="none" w:sz="0" w:space="0" w:color="auto"/>
      </w:divBdr>
    </w:div>
    <w:div w:id="1508713119">
      <w:bodyDiv w:val="1"/>
      <w:marLeft w:val="0"/>
      <w:marRight w:val="0"/>
      <w:marTop w:val="0"/>
      <w:marBottom w:val="0"/>
      <w:divBdr>
        <w:top w:val="none" w:sz="0" w:space="0" w:color="auto"/>
        <w:left w:val="none" w:sz="0" w:space="0" w:color="auto"/>
        <w:bottom w:val="none" w:sz="0" w:space="0" w:color="auto"/>
        <w:right w:val="none" w:sz="0" w:space="0" w:color="auto"/>
      </w:divBdr>
    </w:div>
    <w:div w:id="1511678873">
      <w:bodyDiv w:val="1"/>
      <w:marLeft w:val="0"/>
      <w:marRight w:val="0"/>
      <w:marTop w:val="0"/>
      <w:marBottom w:val="0"/>
      <w:divBdr>
        <w:top w:val="none" w:sz="0" w:space="0" w:color="auto"/>
        <w:left w:val="none" w:sz="0" w:space="0" w:color="auto"/>
        <w:bottom w:val="none" w:sz="0" w:space="0" w:color="auto"/>
        <w:right w:val="none" w:sz="0" w:space="0" w:color="auto"/>
      </w:divBdr>
    </w:div>
    <w:div w:id="1515266594">
      <w:bodyDiv w:val="1"/>
      <w:marLeft w:val="0"/>
      <w:marRight w:val="0"/>
      <w:marTop w:val="0"/>
      <w:marBottom w:val="0"/>
      <w:divBdr>
        <w:top w:val="none" w:sz="0" w:space="0" w:color="auto"/>
        <w:left w:val="none" w:sz="0" w:space="0" w:color="auto"/>
        <w:bottom w:val="none" w:sz="0" w:space="0" w:color="auto"/>
        <w:right w:val="none" w:sz="0" w:space="0" w:color="auto"/>
      </w:divBdr>
    </w:div>
    <w:div w:id="1527907827">
      <w:bodyDiv w:val="1"/>
      <w:marLeft w:val="0"/>
      <w:marRight w:val="0"/>
      <w:marTop w:val="0"/>
      <w:marBottom w:val="0"/>
      <w:divBdr>
        <w:top w:val="none" w:sz="0" w:space="0" w:color="auto"/>
        <w:left w:val="none" w:sz="0" w:space="0" w:color="auto"/>
        <w:bottom w:val="none" w:sz="0" w:space="0" w:color="auto"/>
        <w:right w:val="none" w:sz="0" w:space="0" w:color="auto"/>
      </w:divBdr>
    </w:div>
    <w:div w:id="1532107378">
      <w:bodyDiv w:val="1"/>
      <w:marLeft w:val="0"/>
      <w:marRight w:val="0"/>
      <w:marTop w:val="0"/>
      <w:marBottom w:val="0"/>
      <w:divBdr>
        <w:top w:val="none" w:sz="0" w:space="0" w:color="auto"/>
        <w:left w:val="none" w:sz="0" w:space="0" w:color="auto"/>
        <w:bottom w:val="none" w:sz="0" w:space="0" w:color="auto"/>
        <w:right w:val="none" w:sz="0" w:space="0" w:color="auto"/>
      </w:divBdr>
    </w:div>
    <w:div w:id="1537625043">
      <w:bodyDiv w:val="1"/>
      <w:marLeft w:val="0"/>
      <w:marRight w:val="0"/>
      <w:marTop w:val="0"/>
      <w:marBottom w:val="0"/>
      <w:divBdr>
        <w:top w:val="none" w:sz="0" w:space="0" w:color="auto"/>
        <w:left w:val="none" w:sz="0" w:space="0" w:color="auto"/>
        <w:bottom w:val="none" w:sz="0" w:space="0" w:color="auto"/>
        <w:right w:val="none" w:sz="0" w:space="0" w:color="auto"/>
      </w:divBdr>
    </w:div>
    <w:div w:id="1538423956">
      <w:bodyDiv w:val="1"/>
      <w:marLeft w:val="0"/>
      <w:marRight w:val="0"/>
      <w:marTop w:val="0"/>
      <w:marBottom w:val="0"/>
      <w:divBdr>
        <w:top w:val="none" w:sz="0" w:space="0" w:color="auto"/>
        <w:left w:val="none" w:sz="0" w:space="0" w:color="auto"/>
        <w:bottom w:val="none" w:sz="0" w:space="0" w:color="auto"/>
        <w:right w:val="none" w:sz="0" w:space="0" w:color="auto"/>
      </w:divBdr>
    </w:div>
    <w:div w:id="1538814416">
      <w:bodyDiv w:val="1"/>
      <w:marLeft w:val="0"/>
      <w:marRight w:val="0"/>
      <w:marTop w:val="0"/>
      <w:marBottom w:val="0"/>
      <w:divBdr>
        <w:top w:val="none" w:sz="0" w:space="0" w:color="auto"/>
        <w:left w:val="none" w:sz="0" w:space="0" w:color="auto"/>
        <w:bottom w:val="none" w:sz="0" w:space="0" w:color="auto"/>
        <w:right w:val="none" w:sz="0" w:space="0" w:color="auto"/>
      </w:divBdr>
    </w:div>
    <w:div w:id="1540624467">
      <w:bodyDiv w:val="1"/>
      <w:marLeft w:val="0"/>
      <w:marRight w:val="0"/>
      <w:marTop w:val="0"/>
      <w:marBottom w:val="0"/>
      <w:divBdr>
        <w:top w:val="none" w:sz="0" w:space="0" w:color="auto"/>
        <w:left w:val="none" w:sz="0" w:space="0" w:color="auto"/>
        <w:bottom w:val="none" w:sz="0" w:space="0" w:color="auto"/>
        <w:right w:val="none" w:sz="0" w:space="0" w:color="auto"/>
      </w:divBdr>
    </w:div>
    <w:div w:id="1544905897">
      <w:bodyDiv w:val="1"/>
      <w:marLeft w:val="0"/>
      <w:marRight w:val="0"/>
      <w:marTop w:val="0"/>
      <w:marBottom w:val="0"/>
      <w:divBdr>
        <w:top w:val="none" w:sz="0" w:space="0" w:color="auto"/>
        <w:left w:val="none" w:sz="0" w:space="0" w:color="auto"/>
        <w:bottom w:val="none" w:sz="0" w:space="0" w:color="auto"/>
        <w:right w:val="none" w:sz="0" w:space="0" w:color="auto"/>
      </w:divBdr>
    </w:div>
    <w:div w:id="1557930357">
      <w:bodyDiv w:val="1"/>
      <w:marLeft w:val="0"/>
      <w:marRight w:val="0"/>
      <w:marTop w:val="0"/>
      <w:marBottom w:val="0"/>
      <w:divBdr>
        <w:top w:val="none" w:sz="0" w:space="0" w:color="auto"/>
        <w:left w:val="none" w:sz="0" w:space="0" w:color="auto"/>
        <w:bottom w:val="none" w:sz="0" w:space="0" w:color="auto"/>
        <w:right w:val="none" w:sz="0" w:space="0" w:color="auto"/>
      </w:divBdr>
    </w:div>
    <w:div w:id="1562213340">
      <w:bodyDiv w:val="1"/>
      <w:marLeft w:val="0"/>
      <w:marRight w:val="0"/>
      <w:marTop w:val="0"/>
      <w:marBottom w:val="0"/>
      <w:divBdr>
        <w:top w:val="none" w:sz="0" w:space="0" w:color="auto"/>
        <w:left w:val="none" w:sz="0" w:space="0" w:color="auto"/>
        <w:bottom w:val="none" w:sz="0" w:space="0" w:color="auto"/>
        <w:right w:val="none" w:sz="0" w:space="0" w:color="auto"/>
      </w:divBdr>
    </w:div>
    <w:div w:id="1564365642">
      <w:bodyDiv w:val="1"/>
      <w:marLeft w:val="0"/>
      <w:marRight w:val="0"/>
      <w:marTop w:val="0"/>
      <w:marBottom w:val="0"/>
      <w:divBdr>
        <w:top w:val="none" w:sz="0" w:space="0" w:color="auto"/>
        <w:left w:val="none" w:sz="0" w:space="0" w:color="auto"/>
        <w:bottom w:val="none" w:sz="0" w:space="0" w:color="auto"/>
        <w:right w:val="none" w:sz="0" w:space="0" w:color="auto"/>
      </w:divBdr>
    </w:div>
    <w:div w:id="1564676408">
      <w:bodyDiv w:val="1"/>
      <w:marLeft w:val="0"/>
      <w:marRight w:val="0"/>
      <w:marTop w:val="0"/>
      <w:marBottom w:val="0"/>
      <w:divBdr>
        <w:top w:val="none" w:sz="0" w:space="0" w:color="auto"/>
        <w:left w:val="none" w:sz="0" w:space="0" w:color="auto"/>
        <w:bottom w:val="none" w:sz="0" w:space="0" w:color="auto"/>
        <w:right w:val="none" w:sz="0" w:space="0" w:color="auto"/>
      </w:divBdr>
    </w:div>
    <w:div w:id="1568413085">
      <w:bodyDiv w:val="1"/>
      <w:marLeft w:val="0"/>
      <w:marRight w:val="0"/>
      <w:marTop w:val="0"/>
      <w:marBottom w:val="0"/>
      <w:divBdr>
        <w:top w:val="none" w:sz="0" w:space="0" w:color="auto"/>
        <w:left w:val="none" w:sz="0" w:space="0" w:color="auto"/>
        <w:bottom w:val="none" w:sz="0" w:space="0" w:color="auto"/>
        <w:right w:val="none" w:sz="0" w:space="0" w:color="auto"/>
      </w:divBdr>
    </w:div>
    <w:div w:id="1575042762">
      <w:bodyDiv w:val="1"/>
      <w:marLeft w:val="0"/>
      <w:marRight w:val="0"/>
      <w:marTop w:val="0"/>
      <w:marBottom w:val="0"/>
      <w:divBdr>
        <w:top w:val="none" w:sz="0" w:space="0" w:color="auto"/>
        <w:left w:val="none" w:sz="0" w:space="0" w:color="auto"/>
        <w:bottom w:val="none" w:sz="0" w:space="0" w:color="auto"/>
        <w:right w:val="none" w:sz="0" w:space="0" w:color="auto"/>
      </w:divBdr>
    </w:div>
    <w:div w:id="1577132276">
      <w:bodyDiv w:val="1"/>
      <w:marLeft w:val="0"/>
      <w:marRight w:val="0"/>
      <w:marTop w:val="0"/>
      <w:marBottom w:val="0"/>
      <w:divBdr>
        <w:top w:val="none" w:sz="0" w:space="0" w:color="auto"/>
        <w:left w:val="none" w:sz="0" w:space="0" w:color="auto"/>
        <w:bottom w:val="none" w:sz="0" w:space="0" w:color="auto"/>
        <w:right w:val="none" w:sz="0" w:space="0" w:color="auto"/>
      </w:divBdr>
    </w:div>
    <w:div w:id="1579093949">
      <w:bodyDiv w:val="1"/>
      <w:marLeft w:val="0"/>
      <w:marRight w:val="0"/>
      <w:marTop w:val="0"/>
      <w:marBottom w:val="0"/>
      <w:divBdr>
        <w:top w:val="none" w:sz="0" w:space="0" w:color="auto"/>
        <w:left w:val="none" w:sz="0" w:space="0" w:color="auto"/>
        <w:bottom w:val="none" w:sz="0" w:space="0" w:color="auto"/>
        <w:right w:val="none" w:sz="0" w:space="0" w:color="auto"/>
      </w:divBdr>
    </w:div>
    <w:div w:id="1583180698">
      <w:bodyDiv w:val="1"/>
      <w:marLeft w:val="0"/>
      <w:marRight w:val="0"/>
      <w:marTop w:val="0"/>
      <w:marBottom w:val="0"/>
      <w:divBdr>
        <w:top w:val="none" w:sz="0" w:space="0" w:color="auto"/>
        <w:left w:val="none" w:sz="0" w:space="0" w:color="auto"/>
        <w:bottom w:val="none" w:sz="0" w:space="0" w:color="auto"/>
        <w:right w:val="none" w:sz="0" w:space="0" w:color="auto"/>
      </w:divBdr>
    </w:div>
    <w:div w:id="1585525481">
      <w:bodyDiv w:val="1"/>
      <w:marLeft w:val="0"/>
      <w:marRight w:val="0"/>
      <w:marTop w:val="0"/>
      <w:marBottom w:val="0"/>
      <w:divBdr>
        <w:top w:val="none" w:sz="0" w:space="0" w:color="auto"/>
        <w:left w:val="none" w:sz="0" w:space="0" w:color="auto"/>
        <w:bottom w:val="none" w:sz="0" w:space="0" w:color="auto"/>
        <w:right w:val="none" w:sz="0" w:space="0" w:color="auto"/>
      </w:divBdr>
    </w:div>
    <w:div w:id="1586109684">
      <w:bodyDiv w:val="1"/>
      <w:marLeft w:val="0"/>
      <w:marRight w:val="0"/>
      <w:marTop w:val="0"/>
      <w:marBottom w:val="0"/>
      <w:divBdr>
        <w:top w:val="none" w:sz="0" w:space="0" w:color="auto"/>
        <w:left w:val="none" w:sz="0" w:space="0" w:color="auto"/>
        <w:bottom w:val="none" w:sz="0" w:space="0" w:color="auto"/>
        <w:right w:val="none" w:sz="0" w:space="0" w:color="auto"/>
      </w:divBdr>
    </w:div>
    <w:div w:id="1592856187">
      <w:bodyDiv w:val="1"/>
      <w:marLeft w:val="0"/>
      <w:marRight w:val="0"/>
      <w:marTop w:val="0"/>
      <w:marBottom w:val="0"/>
      <w:divBdr>
        <w:top w:val="none" w:sz="0" w:space="0" w:color="auto"/>
        <w:left w:val="none" w:sz="0" w:space="0" w:color="auto"/>
        <w:bottom w:val="none" w:sz="0" w:space="0" w:color="auto"/>
        <w:right w:val="none" w:sz="0" w:space="0" w:color="auto"/>
      </w:divBdr>
    </w:div>
    <w:div w:id="1593392523">
      <w:bodyDiv w:val="1"/>
      <w:marLeft w:val="0"/>
      <w:marRight w:val="0"/>
      <w:marTop w:val="0"/>
      <w:marBottom w:val="0"/>
      <w:divBdr>
        <w:top w:val="none" w:sz="0" w:space="0" w:color="auto"/>
        <w:left w:val="none" w:sz="0" w:space="0" w:color="auto"/>
        <w:bottom w:val="none" w:sz="0" w:space="0" w:color="auto"/>
        <w:right w:val="none" w:sz="0" w:space="0" w:color="auto"/>
      </w:divBdr>
    </w:div>
    <w:div w:id="1595283781">
      <w:bodyDiv w:val="1"/>
      <w:marLeft w:val="0"/>
      <w:marRight w:val="0"/>
      <w:marTop w:val="0"/>
      <w:marBottom w:val="0"/>
      <w:divBdr>
        <w:top w:val="none" w:sz="0" w:space="0" w:color="auto"/>
        <w:left w:val="none" w:sz="0" w:space="0" w:color="auto"/>
        <w:bottom w:val="none" w:sz="0" w:space="0" w:color="auto"/>
        <w:right w:val="none" w:sz="0" w:space="0" w:color="auto"/>
      </w:divBdr>
    </w:div>
    <w:div w:id="1596595334">
      <w:bodyDiv w:val="1"/>
      <w:marLeft w:val="0"/>
      <w:marRight w:val="0"/>
      <w:marTop w:val="0"/>
      <w:marBottom w:val="0"/>
      <w:divBdr>
        <w:top w:val="none" w:sz="0" w:space="0" w:color="auto"/>
        <w:left w:val="none" w:sz="0" w:space="0" w:color="auto"/>
        <w:bottom w:val="none" w:sz="0" w:space="0" w:color="auto"/>
        <w:right w:val="none" w:sz="0" w:space="0" w:color="auto"/>
      </w:divBdr>
    </w:div>
    <w:div w:id="1600329619">
      <w:bodyDiv w:val="1"/>
      <w:marLeft w:val="0"/>
      <w:marRight w:val="0"/>
      <w:marTop w:val="0"/>
      <w:marBottom w:val="0"/>
      <w:divBdr>
        <w:top w:val="none" w:sz="0" w:space="0" w:color="auto"/>
        <w:left w:val="none" w:sz="0" w:space="0" w:color="auto"/>
        <w:bottom w:val="none" w:sz="0" w:space="0" w:color="auto"/>
        <w:right w:val="none" w:sz="0" w:space="0" w:color="auto"/>
      </w:divBdr>
    </w:div>
    <w:div w:id="1601142558">
      <w:bodyDiv w:val="1"/>
      <w:marLeft w:val="0"/>
      <w:marRight w:val="0"/>
      <w:marTop w:val="0"/>
      <w:marBottom w:val="0"/>
      <w:divBdr>
        <w:top w:val="none" w:sz="0" w:space="0" w:color="auto"/>
        <w:left w:val="none" w:sz="0" w:space="0" w:color="auto"/>
        <w:bottom w:val="none" w:sz="0" w:space="0" w:color="auto"/>
        <w:right w:val="none" w:sz="0" w:space="0" w:color="auto"/>
      </w:divBdr>
    </w:div>
    <w:div w:id="1602833406">
      <w:bodyDiv w:val="1"/>
      <w:marLeft w:val="0"/>
      <w:marRight w:val="0"/>
      <w:marTop w:val="0"/>
      <w:marBottom w:val="0"/>
      <w:divBdr>
        <w:top w:val="none" w:sz="0" w:space="0" w:color="auto"/>
        <w:left w:val="none" w:sz="0" w:space="0" w:color="auto"/>
        <w:bottom w:val="none" w:sz="0" w:space="0" w:color="auto"/>
        <w:right w:val="none" w:sz="0" w:space="0" w:color="auto"/>
      </w:divBdr>
    </w:div>
    <w:div w:id="1604259682">
      <w:bodyDiv w:val="1"/>
      <w:marLeft w:val="0"/>
      <w:marRight w:val="0"/>
      <w:marTop w:val="0"/>
      <w:marBottom w:val="0"/>
      <w:divBdr>
        <w:top w:val="none" w:sz="0" w:space="0" w:color="auto"/>
        <w:left w:val="none" w:sz="0" w:space="0" w:color="auto"/>
        <w:bottom w:val="none" w:sz="0" w:space="0" w:color="auto"/>
        <w:right w:val="none" w:sz="0" w:space="0" w:color="auto"/>
      </w:divBdr>
    </w:div>
    <w:div w:id="1605917401">
      <w:bodyDiv w:val="1"/>
      <w:marLeft w:val="0"/>
      <w:marRight w:val="0"/>
      <w:marTop w:val="0"/>
      <w:marBottom w:val="0"/>
      <w:divBdr>
        <w:top w:val="none" w:sz="0" w:space="0" w:color="auto"/>
        <w:left w:val="none" w:sz="0" w:space="0" w:color="auto"/>
        <w:bottom w:val="none" w:sz="0" w:space="0" w:color="auto"/>
        <w:right w:val="none" w:sz="0" w:space="0" w:color="auto"/>
      </w:divBdr>
    </w:div>
    <w:div w:id="1607347048">
      <w:bodyDiv w:val="1"/>
      <w:marLeft w:val="0"/>
      <w:marRight w:val="0"/>
      <w:marTop w:val="0"/>
      <w:marBottom w:val="0"/>
      <w:divBdr>
        <w:top w:val="none" w:sz="0" w:space="0" w:color="auto"/>
        <w:left w:val="none" w:sz="0" w:space="0" w:color="auto"/>
        <w:bottom w:val="none" w:sz="0" w:space="0" w:color="auto"/>
        <w:right w:val="none" w:sz="0" w:space="0" w:color="auto"/>
      </w:divBdr>
    </w:div>
    <w:div w:id="1608848547">
      <w:bodyDiv w:val="1"/>
      <w:marLeft w:val="0"/>
      <w:marRight w:val="0"/>
      <w:marTop w:val="0"/>
      <w:marBottom w:val="0"/>
      <w:divBdr>
        <w:top w:val="none" w:sz="0" w:space="0" w:color="auto"/>
        <w:left w:val="none" w:sz="0" w:space="0" w:color="auto"/>
        <w:bottom w:val="none" w:sz="0" w:space="0" w:color="auto"/>
        <w:right w:val="none" w:sz="0" w:space="0" w:color="auto"/>
      </w:divBdr>
    </w:div>
    <w:div w:id="1612517556">
      <w:bodyDiv w:val="1"/>
      <w:marLeft w:val="0"/>
      <w:marRight w:val="0"/>
      <w:marTop w:val="0"/>
      <w:marBottom w:val="0"/>
      <w:divBdr>
        <w:top w:val="none" w:sz="0" w:space="0" w:color="auto"/>
        <w:left w:val="none" w:sz="0" w:space="0" w:color="auto"/>
        <w:bottom w:val="none" w:sz="0" w:space="0" w:color="auto"/>
        <w:right w:val="none" w:sz="0" w:space="0" w:color="auto"/>
      </w:divBdr>
    </w:div>
    <w:div w:id="1617247712">
      <w:bodyDiv w:val="1"/>
      <w:marLeft w:val="0"/>
      <w:marRight w:val="0"/>
      <w:marTop w:val="0"/>
      <w:marBottom w:val="0"/>
      <w:divBdr>
        <w:top w:val="none" w:sz="0" w:space="0" w:color="auto"/>
        <w:left w:val="none" w:sz="0" w:space="0" w:color="auto"/>
        <w:bottom w:val="none" w:sz="0" w:space="0" w:color="auto"/>
        <w:right w:val="none" w:sz="0" w:space="0" w:color="auto"/>
      </w:divBdr>
    </w:div>
    <w:div w:id="1617638478">
      <w:bodyDiv w:val="1"/>
      <w:marLeft w:val="0"/>
      <w:marRight w:val="0"/>
      <w:marTop w:val="0"/>
      <w:marBottom w:val="0"/>
      <w:divBdr>
        <w:top w:val="none" w:sz="0" w:space="0" w:color="auto"/>
        <w:left w:val="none" w:sz="0" w:space="0" w:color="auto"/>
        <w:bottom w:val="none" w:sz="0" w:space="0" w:color="auto"/>
        <w:right w:val="none" w:sz="0" w:space="0" w:color="auto"/>
      </w:divBdr>
    </w:div>
    <w:div w:id="1628466535">
      <w:bodyDiv w:val="1"/>
      <w:marLeft w:val="0"/>
      <w:marRight w:val="0"/>
      <w:marTop w:val="0"/>
      <w:marBottom w:val="0"/>
      <w:divBdr>
        <w:top w:val="none" w:sz="0" w:space="0" w:color="auto"/>
        <w:left w:val="none" w:sz="0" w:space="0" w:color="auto"/>
        <w:bottom w:val="none" w:sz="0" w:space="0" w:color="auto"/>
        <w:right w:val="none" w:sz="0" w:space="0" w:color="auto"/>
      </w:divBdr>
    </w:div>
    <w:div w:id="1628468589">
      <w:bodyDiv w:val="1"/>
      <w:marLeft w:val="0"/>
      <w:marRight w:val="0"/>
      <w:marTop w:val="0"/>
      <w:marBottom w:val="0"/>
      <w:divBdr>
        <w:top w:val="none" w:sz="0" w:space="0" w:color="auto"/>
        <w:left w:val="none" w:sz="0" w:space="0" w:color="auto"/>
        <w:bottom w:val="none" w:sz="0" w:space="0" w:color="auto"/>
        <w:right w:val="none" w:sz="0" w:space="0" w:color="auto"/>
      </w:divBdr>
    </w:div>
    <w:div w:id="1630667832">
      <w:bodyDiv w:val="1"/>
      <w:marLeft w:val="0"/>
      <w:marRight w:val="0"/>
      <w:marTop w:val="0"/>
      <w:marBottom w:val="0"/>
      <w:divBdr>
        <w:top w:val="none" w:sz="0" w:space="0" w:color="auto"/>
        <w:left w:val="none" w:sz="0" w:space="0" w:color="auto"/>
        <w:bottom w:val="none" w:sz="0" w:space="0" w:color="auto"/>
        <w:right w:val="none" w:sz="0" w:space="0" w:color="auto"/>
      </w:divBdr>
    </w:div>
    <w:div w:id="1636106574">
      <w:bodyDiv w:val="1"/>
      <w:marLeft w:val="0"/>
      <w:marRight w:val="0"/>
      <w:marTop w:val="0"/>
      <w:marBottom w:val="0"/>
      <w:divBdr>
        <w:top w:val="none" w:sz="0" w:space="0" w:color="auto"/>
        <w:left w:val="none" w:sz="0" w:space="0" w:color="auto"/>
        <w:bottom w:val="none" w:sz="0" w:space="0" w:color="auto"/>
        <w:right w:val="none" w:sz="0" w:space="0" w:color="auto"/>
      </w:divBdr>
    </w:div>
    <w:div w:id="1636369511">
      <w:bodyDiv w:val="1"/>
      <w:marLeft w:val="0"/>
      <w:marRight w:val="0"/>
      <w:marTop w:val="0"/>
      <w:marBottom w:val="0"/>
      <w:divBdr>
        <w:top w:val="none" w:sz="0" w:space="0" w:color="auto"/>
        <w:left w:val="none" w:sz="0" w:space="0" w:color="auto"/>
        <w:bottom w:val="none" w:sz="0" w:space="0" w:color="auto"/>
        <w:right w:val="none" w:sz="0" w:space="0" w:color="auto"/>
      </w:divBdr>
    </w:div>
    <w:div w:id="1638531089">
      <w:bodyDiv w:val="1"/>
      <w:marLeft w:val="0"/>
      <w:marRight w:val="0"/>
      <w:marTop w:val="0"/>
      <w:marBottom w:val="0"/>
      <w:divBdr>
        <w:top w:val="none" w:sz="0" w:space="0" w:color="auto"/>
        <w:left w:val="none" w:sz="0" w:space="0" w:color="auto"/>
        <w:bottom w:val="none" w:sz="0" w:space="0" w:color="auto"/>
        <w:right w:val="none" w:sz="0" w:space="0" w:color="auto"/>
      </w:divBdr>
    </w:div>
    <w:div w:id="1640919913">
      <w:bodyDiv w:val="1"/>
      <w:marLeft w:val="0"/>
      <w:marRight w:val="0"/>
      <w:marTop w:val="0"/>
      <w:marBottom w:val="0"/>
      <w:divBdr>
        <w:top w:val="none" w:sz="0" w:space="0" w:color="auto"/>
        <w:left w:val="none" w:sz="0" w:space="0" w:color="auto"/>
        <w:bottom w:val="none" w:sz="0" w:space="0" w:color="auto"/>
        <w:right w:val="none" w:sz="0" w:space="0" w:color="auto"/>
      </w:divBdr>
    </w:div>
    <w:div w:id="1642886065">
      <w:bodyDiv w:val="1"/>
      <w:marLeft w:val="0"/>
      <w:marRight w:val="0"/>
      <w:marTop w:val="0"/>
      <w:marBottom w:val="0"/>
      <w:divBdr>
        <w:top w:val="none" w:sz="0" w:space="0" w:color="auto"/>
        <w:left w:val="none" w:sz="0" w:space="0" w:color="auto"/>
        <w:bottom w:val="none" w:sz="0" w:space="0" w:color="auto"/>
        <w:right w:val="none" w:sz="0" w:space="0" w:color="auto"/>
      </w:divBdr>
    </w:div>
    <w:div w:id="1645037055">
      <w:bodyDiv w:val="1"/>
      <w:marLeft w:val="0"/>
      <w:marRight w:val="0"/>
      <w:marTop w:val="0"/>
      <w:marBottom w:val="0"/>
      <w:divBdr>
        <w:top w:val="none" w:sz="0" w:space="0" w:color="auto"/>
        <w:left w:val="none" w:sz="0" w:space="0" w:color="auto"/>
        <w:bottom w:val="none" w:sz="0" w:space="0" w:color="auto"/>
        <w:right w:val="none" w:sz="0" w:space="0" w:color="auto"/>
      </w:divBdr>
    </w:div>
    <w:div w:id="1647121210">
      <w:bodyDiv w:val="1"/>
      <w:marLeft w:val="0"/>
      <w:marRight w:val="0"/>
      <w:marTop w:val="0"/>
      <w:marBottom w:val="0"/>
      <w:divBdr>
        <w:top w:val="none" w:sz="0" w:space="0" w:color="auto"/>
        <w:left w:val="none" w:sz="0" w:space="0" w:color="auto"/>
        <w:bottom w:val="none" w:sz="0" w:space="0" w:color="auto"/>
        <w:right w:val="none" w:sz="0" w:space="0" w:color="auto"/>
      </w:divBdr>
    </w:div>
    <w:div w:id="1651326067">
      <w:bodyDiv w:val="1"/>
      <w:marLeft w:val="0"/>
      <w:marRight w:val="0"/>
      <w:marTop w:val="0"/>
      <w:marBottom w:val="0"/>
      <w:divBdr>
        <w:top w:val="none" w:sz="0" w:space="0" w:color="auto"/>
        <w:left w:val="none" w:sz="0" w:space="0" w:color="auto"/>
        <w:bottom w:val="none" w:sz="0" w:space="0" w:color="auto"/>
        <w:right w:val="none" w:sz="0" w:space="0" w:color="auto"/>
      </w:divBdr>
    </w:div>
    <w:div w:id="1656567729">
      <w:bodyDiv w:val="1"/>
      <w:marLeft w:val="0"/>
      <w:marRight w:val="0"/>
      <w:marTop w:val="0"/>
      <w:marBottom w:val="0"/>
      <w:divBdr>
        <w:top w:val="none" w:sz="0" w:space="0" w:color="auto"/>
        <w:left w:val="none" w:sz="0" w:space="0" w:color="auto"/>
        <w:bottom w:val="none" w:sz="0" w:space="0" w:color="auto"/>
        <w:right w:val="none" w:sz="0" w:space="0" w:color="auto"/>
      </w:divBdr>
    </w:div>
    <w:div w:id="1657147370">
      <w:bodyDiv w:val="1"/>
      <w:marLeft w:val="0"/>
      <w:marRight w:val="0"/>
      <w:marTop w:val="0"/>
      <w:marBottom w:val="0"/>
      <w:divBdr>
        <w:top w:val="none" w:sz="0" w:space="0" w:color="auto"/>
        <w:left w:val="none" w:sz="0" w:space="0" w:color="auto"/>
        <w:bottom w:val="none" w:sz="0" w:space="0" w:color="auto"/>
        <w:right w:val="none" w:sz="0" w:space="0" w:color="auto"/>
      </w:divBdr>
    </w:div>
    <w:div w:id="1663001475">
      <w:bodyDiv w:val="1"/>
      <w:marLeft w:val="0"/>
      <w:marRight w:val="0"/>
      <w:marTop w:val="0"/>
      <w:marBottom w:val="0"/>
      <w:divBdr>
        <w:top w:val="none" w:sz="0" w:space="0" w:color="auto"/>
        <w:left w:val="none" w:sz="0" w:space="0" w:color="auto"/>
        <w:bottom w:val="none" w:sz="0" w:space="0" w:color="auto"/>
        <w:right w:val="none" w:sz="0" w:space="0" w:color="auto"/>
      </w:divBdr>
    </w:div>
    <w:div w:id="1667442699">
      <w:bodyDiv w:val="1"/>
      <w:marLeft w:val="0"/>
      <w:marRight w:val="0"/>
      <w:marTop w:val="0"/>
      <w:marBottom w:val="0"/>
      <w:divBdr>
        <w:top w:val="none" w:sz="0" w:space="0" w:color="auto"/>
        <w:left w:val="none" w:sz="0" w:space="0" w:color="auto"/>
        <w:bottom w:val="none" w:sz="0" w:space="0" w:color="auto"/>
        <w:right w:val="none" w:sz="0" w:space="0" w:color="auto"/>
      </w:divBdr>
    </w:div>
    <w:div w:id="1670136318">
      <w:bodyDiv w:val="1"/>
      <w:marLeft w:val="0"/>
      <w:marRight w:val="0"/>
      <w:marTop w:val="0"/>
      <w:marBottom w:val="0"/>
      <w:divBdr>
        <w:top w:val="none" w:sz="0" w:space="0" w:color="auto"/>
        <w:left w:val="none" w:sz="0" w:space="0" w:color="auto"/>
        <w:bottom w:val="none" w:sz="0" w:space="0" w:color="auto"/>
        <w:right w:val="none" w:sz="0" w:space="0" w:color="auto"/>
      </w:divBdr>
    </w:div>
    <w:div w:id="1672368080">
      <w:bodyDiv w:val="1"/>
      <w:marLeft w:val="0"/>
      <w:marRight w:val="0"/>
      <w:marTop w:val="0"/>
      <w:marBottom w:val="0"/>
      <w:divBdr>
        <w:top w:val="none" w:sz="0" w:space="0" w:color="auto"/>
        <w:left w:val="none" w:sz="0" w:space="0" w:color="auto"/>
        <w:bottom w:val="none" w:sz="0" w:space="0" w:color="auto"/>
        <w:right w:val="none" w:sz="0" w:space="0" w:color="auto"/>
      </w:divBdr>
    </w:div>
    <w:div w:id="1677535962">
      <w:bodyDiv w:val="1"/>
      <w:marLeft w:val="0"/>
      <w:marRight w:val="0"/>
      <w:marTop w:val="0"/>
      <w:marBottom w:val="0"/>
      <w:divBdr>
        <w:top w:val="none" w:sz="0" w:space="0" w:color="auto"/>
        <w:left w:val="none" w:sz="0" w:space="0" w:color="auto"/>
        <w:bottom w:val="none" w:sz="0" w:space="0" w:color="auto"/>
        <w:right w:val="none" w:sz="0" w:space="0" w:color="auto"/>
      </w:divBdr>
    </w:div>
    <w:div w:id="1677658514">
      <w:bodyDiv w:val="1"/>
      <w:marLeft w:val="0"/>
      <w:marRight w:val="0"/>
      <w:marTop w:val="0"/>
      <w:marBottom w:val="0"/>
      <w:divBdr>
        <w:top w:val="none" w:sz="0" w:space="0" w:color="auto"/>
        <w:left w:val="none" w:sz="0" w:space="0" w:color="auto"/>
        <w:bottom w:val="none" w:sz="0" w:space="0" w:color="auto"/>
        <w:right w:val="none" w:sz="0" w:space="0" w:color="auto"/>
      </w:divBdr>
    </w:div>
    <w:div w:id="1680156043">
      <w:bodyDiv w:val="1"/>
      <w:marLeft w:val="0"/>
      <w:marRight w:val="0"/>
      <w:marTop w:val="0"/>
      <w:marBottom w:val="0"/>
      <w:divBdr>
        <w:top w:val="none" w:sz="0" w:space="0" w:color="auto"/>
        <w:left w:val="none" w:sz="0" w:space="0" w:color="auto"/>
        <w:bottom w:val="none" w:sz="0" w:space="0" w:color="auto"/>
        <w:right w:val="none" w:sz="0" w:space="0" w:color="auto"/>
      </w:divBdr>
    </w:div>
    <w:div w:id="1680767311">
      <w:bodyDiv w:val="1"/>
      <w:marLeft w:val="0"/>
      <w:marRight w:val="0"/>
      <w:marTop w:val="0"/>
      <w:marBottom w:val="0"/>
      <w:divBdr>
        <w:top w:val="none" w:sz="0" w:space="0" w:color="auto"/>
        <w:left w:val="none" w:sz="0" w:space="0" w:color="auto"/>
        <w:bottom w:val="none" w:sz="0" w:space="0" w:color="auto"/>
        <w:right w:val="none" w:sz="0" w:space="0" w:color="auto"/>
      </w:divBdr>
    </w:div>
    <w:div w:id="1683046257">
      <w:bodyDiv w:val="1"/>
      <w:marLeft w:val="0"/>
      <w:marRight w:val="0"/>
      <w:marTop w:val="0"/>
      <w:marBottom w:val="0"/>
      <w:divBdr>
        <w:top w:val="none" w:sz="0" w:space="0" w:color="auto"/>
        <w:left w:val="none" w:sz="0" w:space="0" w:color="auto"/>
        <w:bottom w:val="none" w:sz="0" w:space="0" w:color="auto"/>
        <w:right w:val="none" w:sz="0" w:space="0" w:color="auto"/>
      </w:divBdr>
    </w:div>
    <w:div w:id="1685739859">
      <w:bodyDiv w:val="1"/>
      <w:marLeft w:val="0"/>
      <w:marRight w:val="0"/>
      <w:marTop w:val="0"/>
      <w:marBottom w:val="0"/>
      <w:divBdr>
        <w:top w:val="none" w:sz="0" w:space="0" w:color="auto"/>
        <w:left w:val="none" w:sz="0" w:space="0" w:color="auto"/>
        <w:bottom w:val="none" w:sz="0" w:space="0" w:color="auto"/>
        <w:right w:val="none" w:sz="0" w:space="0" w:color="auto"/>
      </w:divBdr>
    </w:div>
    <w:div w:id="1693189053">
      <w:bodyDiv w:val="1"/>
      <w:marLeft w:val="0"/>
      <w:marRight w:val="0"/>
      <w:marTop w:val="0"/>
      <w:marBottom w:val="0"/>
      <w:divBdr>
        <w:top w:val="none" w:sz="0" w:space="0" w:color="auto"/>
        <w:left w:val="none" w:sz="0" w:space="0" w:color="auto"/>
        <w:bottom w:val="none" w:sz="0" w:space="0" w:color="auto"/>
        <w:right w:val="none" w:sz="0" w:space="0" w:color="auto"/>
      </w:divBdr>
    </w:div>
    <w:div w:id="1694917218">
      <w:bodyDiv w:val="1"/>
      <w:marLeft w:val="0"/>
      <w:marRight w:val="0"/>
      <w:marTop w:val="0"/>
      <w:marBottom w:val="0"/>
      <w:divBdr>
        <w:top w:val="none" w:sz="0" w:space="0" w:color="auto"/>
        <w:left w:val="none" w:sz="0" w:space="0" w:color="auto"/>
        <w:bottom w:val="none" w:sz="0" w:space="0" w:color="auto"/>
        <w:right w:val="none" w:sz="0" w:space="0" w:color="auto"/>
      </w:divBdr>
    </w:div>
    <w:div w:id="1695840460">
      <w:bodyDiv w:val="1"/>
      <w:marLeft w:val="0"/>
      <w:marRight w:val="0"/>
      <w:marTop w:val="0"/>
      <w:marBottom w:val="0"/>
      <w:divBdr>
        <w:top w:val="none" w:sz="0" w:space="0" w:color="auto"/>
        <w:left w:val="none" w:sz="0" w:space="0" w:color="auto"/>
        <w:bottom w:val="none" w:sz="0" w:space="0" w:color="auto"/>
        <w:right w:val="none" w:sz="0" w:space="0" w:color="auto"/>
      </w:divBdr>
    </w:div>
    <w:div w:id="1701469691">
      <w:bodyDiv w:val="1"/>
      <w:marLeft w:val="0"/>
      <w:marRight w:val="0"/>
      <w:marTop w:val="0"/>
      <w:marBottom w:val="0"/>
      <w:divBdr>
        <w:top w:val="none" w:sz="0" w:space="0" w:color="auto"/>
        <w:left w:val="none" w:sz="0" w:space="0" w:color="auto"/>
        <w:bottom w:val="none" w:sz="0" w:space="0" w:color="auto"/>
        <w:right w:val="none" w:sz="0" w:space="0" w:color="auto"/>
      </w:divBdr>
    </w:div>
    <w:div w:id="1702395613">
      <w:bodyDiv w:val="1"/>
      <w:marLeft w:val="0"/>
      <w:marRight w:val="0"/>
      <w:marTop w:val="0"/>
      <w:marBottom w:val="0"/>
      <w:divBdr>
        <w:top w:val="none" w:sz="0" w:space="0" w:color="auto"/>
        <w:left w:val="none" w:sz="0" w:space="0" w:color="auto"/>
        <w:bottom w:val="none" w:sz="0" w:space="0" w:color="auto"/>
        <w:right w:val="none" w:sz="0" w:space="0" w:color="auto"/>
      </w:divBdr>
    </w:div>
    <w:div w:id="1703750925">
      <w:bodyDiv w:val="1"/>
      <w:marLeft w:val="0"/>
      <w:marRight w:val="0"/>
      <w:marTop w:val="0"/>
      <w:marBottom w:val="0"/>
      <w:divBdr>
        <w:top w:val="none" w:sz="0" w:space="0" w:color="auto"/>
        <w:left w:val="none" w:sz="0" w:space="0" w:color="auto"/>
        <w:bottom w:val="none" w:sz="0" w:space="0" w:color="auto"/>
        <w:right w:val="none" w:sz="0" w:space="0" w:color="auto"/>
      </w:divBdr>
    </w:div>
    <w:div w:id="1720743164">
      <w:bodyDiv w:val="1"/>
      <w:marLeft w:val="0"/>
      <w:marRight w:val="0"/>
      <w:marTop w:val="0"/>
      <w:marBottom w:val="0"/>
      <w:divBdr>
        <w:top w:val="none" w:sz="0" w:space="0" w:color="auto"/>
        <w:left w:val="none" w:sz="0" w:space="0" w:color="auto"/>
        <w:bottom w:val="none" w:sz="0" w:space="0" w:color="auto"/>
        <w:right w:val="none" w:sz="0" w:space="0" w:color="auto"/>
      </w:divBdr>
    </w:div>
    <w:div w:id="1726879469">
      <w:bodyDiv w:val="1"/>
      <w:marLeft w:val="0"/>
      <w:marRight w:val="0"/>
      <w:marTop w:val="0"/>
      <w:marBottom w:val="0"/>
      <w:divBdr>
        <w:top w:val="none" w:sz="0" w:space="0" w:color="auto"/>
        <w:left w:val="none" w:sz="0" w:space="0" w:color="auto"/>
        <w:bottom w:val="none" w:sz="0" w:space="0" w:color="auto"/>
        <w:right w:val="none" w:sz="0" w:space="0" w:color="auto"/>
      </w:divBdr>
    </w:div>
    <w:div w:id="1731608994">
      <w:bodyDiv w:val="1"/>
      <w:marLeft w:val="0"/>
      <w:marRight w:val="0"/>
      <w:marTop w:val="0"/>
      <w:marBottom w:val="0"/>
      <w:divBdr>
        <w:top w:val="none" w:sz="0" w:space="0" w:color="auto"/>
        <w:left w:val="none" w:sz="0" w:space="0" w:color="auto"/>
        <w:bottom w:val="none" w:sz="0" w:space="0" w:color="auto"/>
        <w:right w:val="none" w:sz="0" w:space="0" w:color="auto"/>
      </w:divBdr>
    </w:div>
    <w:div w:id="1733428187">
      <w:bodyDiv w:val="1"/>
      <w:marLeft w:val="0"/>
      <w:marRight w:val="0"/>
      <w:marTop w:val="0"/>
      <w:marBottom w:val="0"/>
      <w:divBdr>
        <w:top w:val="none" w:sz="0" w:space="0" w:color="auto"/>
        <w:left w:val="none" w:sz="0" w:space="0" w:color="auto"/>
        <w:bottom w:val="none" w:sz="0" w:space="0" w:color="auto"/>
        <w:right w:val="none" w:sz="0" w:space="0" w:color="auto"/>
      </w:divBdr>
    </w:div>
    <w:div w:id="1735003854">
      <w:bodyDiv w:val="1"/>
      <w:marLeft w:val="0"/>
      <w:marRight w:val="0"/>
      <w:marTop w:val="0"/>
      <w:marBottom w:val="0"/>
      <w:divBdr>
        <w:top w:val="none" w:sz="0" w:space="0" w:color="auto"/>
        <w:left w:val="none" w:sz="0" w:space="0" w:color="auto"/>
        <w:bottom w:val="none" w:sz="0" w:space="0" w:color="auto"/>
        <w:right w:val="none" w:sz="0" w:space="0" w:color="auto"/>
      </w:divBdr>
    </w:div>
    <w:div w:id="1736779392">
      <w:bodyDiv w:val="1"/>
      <w:marLeft w:val="0"/>
      <w:marRight w:val="0"/>
      <w:marTop w:val="0"/>
      <w:marBottom w:val="0"/>
      <w:divBdr>
        <w:top w:val="none" w:sz="0" w:space="0" w:color="auto"/>
        <w:left w:val="none" w:sz="0" w:space="0" w:color="auto"/>
        <w:bottom w:val="none" w:sz="0" w:space="0" w:color="auto"/>
        <w:right w:val="none" w:sz="0" w:space="0" w:color="auto"/>
      </w:divBdr>
    </w:div>
    <w:div w:id="1738625146">
      <w:bodyDiv w:val="1"/>
      <w:marLeft w:val="0"/>
      <w:marRight w:val="0"/>
      <w:marTop w:val="0"/>
      <w:marBottom w:val="0"/>
      <w:divBdr>
        <w:top w:val="none" w:sz="0" w:space="0" w:color="auto"/>
        <w:left w:val="none" w:sz="0" w:space="0" w:color="auto"/>
        <w:bottom w:val="none" w:sz="0" w:space="0" w:color="auto"/>
        <w:right w:val="none" w:sz="0" w:space="0" w:color="auto"/>
      </w:divBdr>
    </w:div>
    <w:div w:id="1743260347">
      <w:bodyDiv w:val="1"/>
      <w:marLeft w:val="0"/>
      <w:marRight w:val="0"/>
      <w:marTop w:val="0"/>
      <w:marBottom w:val="0"/>
      <w:divBdr>
        <w:top w:val="none" w:sz="0" w:space="0" w:color="auto"/>
        <w:left w:val="none" w:sz="0" w:space="0" w:color="auto"/>
        <w:bottom w:val="none" w:sz="0" w:space="0" w:color="auto"/>
        <w:right w:val="none" w:sz="0" w:space="0" w:color="auto"/>
      </w:divBdr>
    </w:div>
    <w:div w:id="1744258233">
      <w:bodyDiv w:val="1"/>
      <w:marLeft w:val="0"/>
      <w:marRight w:val="0"/>
      <w:marTop w:val="0"/>
      <w:marBottom w:val="0"/>
      <w:divBdr>
        <w:top w:val="none" w:sz="0" w:space="0" w:color="auto"/>
        <w:left w:val="none" w:sz="0" w:space="0" w:color="auto"/>
        <w:bottom w:val="none" w:sz="0" w:space="0" w:color="auto"/>
        <w:right w:val="none" w:sz="0" w:space="0" w:color="auto"/>
      </w:divBdr>
    </w:div>
    <w:div w:id="1744520152">
      <w:bodyDiv w:val="1"/>
      <w:marLeft w:val="0"/>
      <w:marRight w:val="0"/>
      <w:marTop w:val="0"/>
      <w:marBottom w:val="0"/>
      <w:divBdr>
        <w:top w:val="none" w:sz="0" w:space="0" w:color="auto"/>
        <w:left w:val="none" w:sz="0" w:space="0" w:color="auto"/>
        <w:bottom w:val="none" w:sz="0" w:space="0" w:color="auto"/>
        <w:right w:val="none" w:sz="0" w:space="0" w:color="auto"/>
      </w:divBdr>
    </w:div>
    <w:div w:id="1751536777">
      <w:bodyDiv w:val="1"/>
      <w:marLeft w:val="0"/>
      <w:marRight w:val="0"/>
      <w:marTop w:val="0"/>
      <w:marBottom w:val="0"/>
      <w:divBdr>
        <w:top w:val="none" w:sz="0" w:space="0" w:color="auto"/>
        <w:left w:val="none" w:sz="0" w:space="0" w:color="auto"/>
        <w:bottom w:val="none" w:sz="0" w:space="0" w:color="auto"/>
        <w:right w:val="none" w:sz="0" w:space="0" w:color="auto"/>
      </w:divBdr>
    </w:div>
    <w:div w:id="1752040635">
      <w:bodyDiv w:val="1"/>
      <w:marLeft w:val="0"/>
      <w:marRight w:val="0"/>
      <w:marTop w:val="0"/>
      <w:marBottom w:val="0"/>
      <w:divBdr>
        <w:top w:val="none" w:sz="0" w:space="0" w:color="auto"/>
        <w:left w:val="none" w:sz="0" w:space="0" w:color="auto"/>
        <w:bottom w:val="none" w:sz="0" w:space="0" w:color="auto"/>
        <w:right w:val="none" w:sz="0" w:space="0" w:color="auto"/>
      </w:divBdr>
    </w:div>
    <w:div w:id="1752116215">
      <w:bodyDiv w:val="1"/>
      <w:marLeft w:val="0"/>
      <w:marRight w:val="0"/>
      <w:marTop w:val="0"/>
      <w:marBottom w:val="0"/>
      <w:divBdr>
        <w:top w:val="none" w:sz="0" w:space="0" w:color="auto"/>
        <w:left w:val="none" w:sz="0" w:space="0" w:color="auto"/>
        <w:bottom w:val="none" w:sz="0" w:space="0" w:color="auto"/>
        <w:right w:val="none" w:sz="0" w:space="0" w:color="auto"/>
      </w:divBdr>
    </w:div>
    <w:div w:id="1759447676">
      <w:bodyDiv w:val="1"/>
      <w:marLeft w:val="0"/>
      <w:marRight w:val="0"/>
      <w:marTop w:val="0"/>
      <w:marBottom w:val="0"/>
      <w:divBdr>
        <w:top w:val="none" w:sz="0" w:space="0" w:color="auto"/>
        <w:left w:val="none" w:sz="0" w:space="0" w:color="auto"/>
        <w:bottom w:val="none" w:sz="0" w:space="0" w:color="auto"/>
        <w:right w:val="none" w:sz="0" w:space="0" w:color="auto"/>
      </w:divBdr>
    </w:div>
    <w:div w:id="1761023878">
      <w:bodyDiv w:val="1"/>
      <w:marLeft w:val="0"/>
      <w:marRight w:val="0"/>
      <w:marTop w:val="0"/>
      <w:marBottom w:val="0"/>
      <w:divBdr>
        <w:top w:val="none" w:sz="0" w:space="0" w:color="auto"/>
        <w:left w:val="none" w:sz="0" w:space="0" w:color="auto"/>
        <w:bottom w:val="none" w:sz="0" w:space="0" w:color="auto"/>
        <w:right w:val="none" w:sz="0" w:space="0" w:color="auto"/>
      </w:divBdr>
    </w:div>
    <w:div w:id="1762139001">
      <w:bodyDiv w:val="1"/>
      <w:marLeft w:val="0"/>
      <w:marRight w:val="0"/>
      <w:marTop w:val="0"/>
      <w:marBottom w:val="0"/>
      <w:divBdr>
        <w:top w:val="none" w:sz="0" w:space="0" w:color="auto"/>
        <w:left w:val="none" w:sz="0" w:space="0" w:color="auto"/>
        <w:bottom w:val="none" w:sz="0" w:space="0" w:color="auto"/>
        <w:right w:val="none" w:sz="0" w:space="0" w:color="auto"/>
      </w:divBdr>
    </w:div>
    <w:div w:id="1762869663">
      <w:bodyDiv w:val="1"/>
      <w:marLeft w:val="0"/>
      <w:marRight w:val="0"/>
      <w:marTop w:val="0"/>
      <w:marBottom w:val="0"/>
      <w:divBdr>
        <w:top w:val="none" w:sz="0" w:space="0" w:color="auto"/>
        <w:left w:val="none" w:sz="0" w:space="0" w:color="auto"/>
        <w:bottom w:val="none" w:sz="0" w:space="0" w:color="auto"/>
        <w:right w:val="none" w:sz="0" w:space="0" w:color="auto"/>
      </w:divBdr>
    </w:div>
    <w:div w:id="1763331165">
      <w:bodyDiv w:val="1"/>
      <w:marLeft w:val="0"/>
      <w:marRight w:val="0"/>
      <w:marTop w:val="0"/>
      <w:marBottom w:val="0"/>
      <w:divBdr>
        <w:top w:val="none" w:sz="0" w:space="0" w:color="auto"/>
        <w:left w:val="none" w:sz="0" w:space="0" w:color="auto"/>
        <w:bottom w:val="none" w:sz="0" w:space="0" w:color="auto"/>
        <w:right w:val="none" w:sz="0" w:space="0" w:color="auto"/>
      </w:divBdr>
    </w:div>
    <w:div w:id="1763452586">
      <w:bodyDiv w:val="1"/>
      <w:marLeft w:val="0"/>
      <w:marRight w:val="0"/>
      <w:marTop w:val="0"/>
      <w:marBottom w:val="0"/>
      <w:divBdr>
        <w:top w:val="none" w:sz="0" w:space="0" w:color="auto"/>
        <w:left w:val="none" w:sz="0" w:space="0" w:color="auto"/>
        <w:bottom w:val="none" w:sz="0" w:space="0" w:color="auto"/>
        <w:right w:val="none" w:sz="0" w:space="0" w:color="auto"/>
      </w:divBdr>
    </w:div>
    <w:div w:id="1768429882">
      <w:bodyDiv w:val="1"/>
      <w:marLeft w:val="0"/>
      <w:marRight w:val="0"/>
      <w:marTop w:val="0"/>
      <w:marBottom w:val="0"/>
      <w:divBdr>
        <w:top w:val="none" w:sz="0" w:space="0" w:color="auto"/>
        <w:left w:val="none" w:sz="0" w:space="0" w:color="auto"/>
        <w:bottom w:val="none" w:sz="0" w:space="0" w:color="auto"/>
        <w:right w:val="none" w:sz="0" w:space="0" w:color="auto"/>
      </w:divBdr>
    </w:div>
    <w:div w:id="1768766934">
      <w:bodyDiv w:val="1"/>
      <w:marLeft w:val="0"/>
      <w:marRight w:val="0"/>
      <w:marTop w:val="0"/>
      <w:marBottom w:val="0"/>
      <w:divBdr>
        <w:top w:val="none" w:sz="0" w:space="0" w:color="auto"/>
        <w:left w:val="none" w:sz="0" w:space="0" w:color="auto"/>
        <w:bottom w:val="none" w:sz="0" w:space="0" w:color="auto"/>
        <w:right w:val="none" w:sz="0" w:space="0" w:color="auto"/>
      </w:divBdr>
    </w:div>
    <w:div w:id="1772892794">
      <w:bodyDiv w:val="1"/>
      <w:marLeft w:val="0"/>
      <w:marRight w:val="0"/>
      <w:marTop w:val="0"/>
      <w:marBottom w:val="0"/>
      <w:divBdr>
        <w:top w:val="none" w:sz="0" w:space="0" w:color="auto"/>
        <w:left w:val="none" w:sz="0" w:space="0" w:color="auto"/>
        <w:bottom w:val="none" w:sz="0" w:space="0" w:color="auto"/>
        <w:right w:val="none" w:sz="0" w:space="0" w:color="auto"/>
      </w:divBdr>
    </w:div>
    <w:div w:id="1781030415">
      <w:bodyDiv w:val="1"/>
      <w:marLeft w:val="0"/>
      <w:marRight w:val="0"/>
      <w:marTop w:val="0"/>
      <w:marBottom w:val="0"/>
      <w:divBdr>
        <w:top w:val="none" w:sz="0" w:space="0" w:color="auto"/>
        <w:left w:val="none" w:sz="0" w:space="0" w:color="auto"/>
        <w:bottom w:val="none" w:sz="0" w:space="0" w:color="auto"/>
        <w:right w:val="none" w:sz="0" w:space="0" w:color="auto"/>
      </w:divBdr>
    </w:div>
    <w:div w:id="1789740416">
      <w:bodyDiv w:val="1"/>
      <w:marLeft w:val="0"/>
      <w:marRight w:val="0"/>
      <w:marTop w:val="0"/>
      <w:marBottom w:val="0"/>
      <w:divBdr>
        <w:top w:val="none" w:sz="0" w:space="0" w:color="auto"/>
        <w:left w:val="none" w:sz="0" w:space="0" w:color="auto"/>
        <w:bottom w:val="none" w:sz="0" w:space="0" w:color="auto"/>
        <w:right w:val="none" w:sz="0" w:space="0" w:color="auto"/>
      </w:divBdr>
    </w:div>
    <w:div w:id="1790319769">
      <w:bodyDiv w:val="1"/>
      <w:marLeft w:val="0"/>
      <w:marRight w:val="0"/>
      <w:marTop w:val="0"/>
      <w:marBottom w:val="0"/>
      <w:divBdr>
        <w:top w:val="none" w:sz="0" w:space="0" w:color="auto"/>
        <w:left w:val="none" w:sz="0" w:space="0" w:color="auto"/>
        <w:bottom w:val="none" w:sz="0" w:space="0" w:color="auto"/>
        <w:right w:val="none" w:sz="0" w:space="0" w:color="auto"/>
      </w:divBdr>
    </w:div>
    <w:div w:id="1794519907">
      <w:bodyDiv w:val="1"/>
      <w:marLeft w:val="0"/>
      <w:marRight w:val="0"/>
      <w:marTop w:val="0"/>
      <w:marBottom w:val="0"/>
      <w:divBdr>
        <w:top w:val="none" w:sz="0" w:space="0" w:color="auto"/>
        <w:left w:val="none" w:sz="0" w:space="0" w:color="auto"/>
        <w:bottom w:val="none" w:sz="0" w:space="0" w:color="auto"/>
        <w:right w:val="none" w:sz="0" w:space="0" w:color="auto"/>
      </w:divBdr>
    </w:div>
    <w:div w:id="1795248940">
      <w:bodyDiv w:val="1"/>
      <w:marLeft w:val="0"/>
      <w:marRight w:val="0"/>
      <w:marTop w:val="0"/>
      <w:marBottom w:val="0"/>
      <w:divBdr>
        <w:top w:val="none" w:sz="0" w:space="0" w:color="auto"/>
        <w:left w:val="none" w:sz="0" w:space="0" w:color="auto"/>
        <w:bottom w:val="none" w:sz="0" w:space="0" w:color="auto"/>
        <w:right w:val="none" w:sz="0" w:space="0" w:color="auto"/>
      </w:divBdr>
    </w:div>
    <w:div w:id="1807696017">
      <w:bodyDiv w:val="1"/>
      <w:marLeft w:val="0"/>
      <w:marRight w:val="0"/>
      <w:marTop w:val="0"/>
      <w:marBottom w:val="0"/>
      <w:divBdr>
        <w:top w:val="none" w:sz="0" w:space="0" w:color="auto"/>
        <w:left w:val="none" w:sz="0" w:space="0" w:color="auto"/>
        <w:bottom w:val="none" w:sz="0" w:space="0" w:color="auto"/>
        <w:right w:val="none" w:sz="0" w:space="0" w:color="auto"/>
      </w:divBdr>
    </w:div>
    <w:div w:id="1814368091">
      <w:bodyDiv w:val="1"/>
      <w:marLeft w:val="0"/>
      <w:marRight w:val="0"/>
      <w:marTop w:val="0"/>
      <w:marBottom w:val="0"/>
      <w:divBdr>
        <w:top w:val="none" w:sz="0" w:space="0" w:color="auto"/>
        <w:left w:val="none" w:sz="0" w:space="0" w:color="auto"/>
        <w:bottom w:val="none" w:sz="0" w:space="0" w:color="auto"/>
        <w:right w:val="none" w:sz="0" w:space="0" w:color="auto"/>
      </w:divBdr>
    </w:div>
    <w:div w:id="1816530272">
      <w:bodyDiv w:val="1"/>
      <w:marLeft w:val="0"/>
      <w:marRight w:val="0"/>
      <w:marTop w:val="0"/>
      <w:marBottom w:val="0"/>
      <w:divBdr>
        <w:top w:val="none" w:sz="0" w:space="0" w:color="auto"/>
        <w:left w:val="none" w:sz="0" w:space="0" w:color="auto"/>
        <w:bottom w:val="none" w:sz="0" w:space="0" w:color="auto"/>
        <w:right w:val="none" w:sz="0" w:space="0" w:color="auto"/>
      </w:divBdr>
    </w:div>
    <w:div w:id="1820534825">
      <w:bodyDiv w:val="1"/>
      <w:marLeft w:val="0"/>
      <w:marRight w:val="0"/>
      <w:marTop w:val="0"/>
      <w:marBottom w:val="0"/>
      <w:divBdr>
        <w:top w:val="none" w:sz="0" w:space="0" w:color="auto"/>
        <w:left w:val="none" w:sz="0" w:space="0" w:color="auto"/>
        <w:bottom w:val="none" w:sz="0" w:space="0" w:color="auto"/>
        <w:right w:val="none" w:sz="0" w:space="0" w:color="auto"/>
      </w:divBdr>
    </w:div>
    <w:div w:id="1823961756">
      <w:bodyDiv w:val="1"/>
      <w:marLeft w:val="0"/>
      <w:marRight w:val="0"/>
      <w:marTop w:val="0"/>
      <w:marBottom w:val="0"/>
      <w:divBdr>
        <w:top w:val="none" w:sz="0" w:space="0" w:color="auto"/>
        <w:left w:val="none" w:sz="0" w:space="0" w:color="auto"/>
        <w:bottom w:val="none" w:sz="0" w:space="0" w:color="auto"/>
        <w:right w:val="none" w:sz="0" w:space="0" w:color="auto"/>
      </w:divBdr>
    </w:div>
    <w:div w:id="1827279690">
      <w:bodyDiv w:val="1"/>
      <w:marLeft w:val="0"/>
      <w:marRight w:val="0"/>
      <w:marTop w:val="0"/>
      <w:marBottom w:val="0"/>
      <w:divBdr>
        <w:top w:val="none" w:sz="0" w:space="0" w:color="auto"/>
        <w:left w:val="none" w:sz="0" w:space="0" w:color="auto"/>
        <w:bottom w:val="none" w:sz="0" w:space="0" w:color="auto"/>
        <w:right w:val="none" w:sz="0" w:space="0" w:color="auto"/>
      </w:divBdr>
    </w:div>
    <w:div w:id="1827428582">
      <w:bodyDiv w:val="1"/>
      <w:marLeft w:val="0"/>
      <w:marRight w:val="0"/>
      <w:marTop w:val="0"/>
      <w:marBottom w:val="0"/>
      <w:divBdr>
        <w:top w:val="none" w:sz="0" w:space="0" w:color="auto"/>
        <w:left w:val="none" w:sz="0" w:space="0" w:color="auto"/>
        <w:bottom w:val="none" w:sz="0" w:space="0" w:color="auto"/>
        <w:right w:val="none" w:sz="0" w:space="0" w:color="auto"/>
      </w:divBdr>
    </w:div>
    <w:div w:id="1831023822">
      <w:bodyDiv w:val="1"/>
      <w:marLeft w:val="0"/>
      <w:marRight w:val="0"/>
      <w:marTop w:val="0"/>
      <w:marBottom w:val="0"/>
      <w:divBdr>
        <w:top w:val="none" w:sz="0" w:space="0" w:color="auto"/>
        <w:left w:val="none" w:sz="0" w:space="0" w:color="auto"/>
        <w:bottom w:val="none" w:sz="0" w:space="0" w:color="auto"/>
        <w:right w:val="none" w:sz="0" w:space="0" w:color="auto"/>
      </w:divBdr>
    </w:div>
    <w:div w:id="1831486229">
      <w:bodyDiv w:val="1"/>
      <w:marLeft w:val="0"/>
      <w:marRight w:val="0"/>
      <w:marTop w:val="0"/>
      <w:marBottom w:val="0"/>
      <w:divBdr>
        <w:top w:val="none" w:sz="0" w:space="0" w:color="auto"/>
        <w:left w:val="none" w:sz="0" w:space="0" w:color="auto"/>
        <w:bottom w:val="none" w:sz="0" w:space="0" w:color="auto"/>
        <w:right w:val="none" w:sz="0" w:space="0" w:color="auto"/>
      </w:divBdr>
    </w:div>
    <w:div w:id="1839882277">
      <w:bodyDiv w:val="1"/>
      <w:marLeft w:val="0"/>
      <w:marRight w:val="0"/>
      <w:marTop w:val="0"/>
      <w:marBottom w:val="0"/>
      <w:divBdr>
        <w:top w:val="none" w:sz="0" w:space="0" w:color="auto"/>
        <w:left w:val="none" w:sz="0" w:space="0" w:color="auto"/>
        <w:bottom w:val="none" w:sz="0" w:space="0" w:color="auto"/>
        <w:right w:val="none" w:sz="0" w:space="0" w:color="auto"/>
      </w:divBdr>
    </w:div>
    <w:div w:id="1846898319">
      <w:bodyDiv w:val="1"/>
      <w:marLeft w:val="0"/>
      <w:marRight w:val="0"/>
      <w:marTop w:val="0"/>
      <w:marBottom w:val="0"/>
      <w:divBdr>
        <w:top w:val="none" w:sz="0" w:space="0" w:color="auto"/>
        <w:left w:val="none" w:sz="0" w:space="0" w:color="auto"/>
        <w:bottom w:val="none" w:sz="0" w:space="0" w:color="auto"/>
        <w:right w:val="none" w:sz="0" w:space="0" w:color="auto"/>
      </w:divBdr>
    </w:div>
    <w:div w:id="1847476853">
      <w:bodyDiv w:val="1"/>
      <w:marLeft w:val="0"/>
      <w:marRight w:val="0"/>
      <w:marTop w:val="0"/>
      <w:marBottom w:val="0"/>
      <w:divBdr>
        <w:top w:val="none" w:sz="0" w:space="0" w:color="auto"/>
        <w:left w:val="none" w:sz="0" w:space="0" w:color="auto"/>
        <w:bottom w:val="none" w:sz="0" w:space="0" w:color="auto"/>
        <w:right w:val="none" w:sz="0" w:space="0" w:color="auto"/>
      </w:divBdr>
    </w:div>
    <w:div w:id="1848013199">
      <w:bodyDiv w:val="1"/>
      <w:marLeft w:val="0"/>
      <w:marRight w:val="0"/>
      <w:marTop w:val="0"/>
      <w:marBottom w:val="0"/>
      <w:divBdr>
        <w:top w:val="none" w:sz="0" w:space="0" w:color="auto"/>
        <w:left w:val="none" w:sz="0" w:space="0" w:color="auto"/>
        <w:bottom w:val="none" w:sz="0" w:space="0" w:color="auto"/>
        <w:right w:val="none" w:sz="0" w:space="0" w:color="auto"/>
      </w:divBdr>
    </w:div>
    <w:div w:id="1850094266">
      <w:bodyDiv w:val="1"/>
      <w:marLeft w:val="0"/>
      <w:marRight w:val="0"/>
      <w:marTop w:val="0"/>
      <w:marBottom w:val="0"/>
      <w:divBdr>
        <w:top w:val="none" w:sz="0" w:space="0" w:color="auto"/>
        <w:left w:val="none" w:sz="0" w:space="0" w:color="auto"/>
        <w:bottom w:val="none" w:sz="0" w:space="0" w:color="auto"/>
        <w:right w:val="none" w:sz="0" w:space="0" w:color="auto"/>
      </w:divBdr>
    </w:div>
    <w:div w:id="1851987566">
      <w:bodyDiv w:val="1"/>
      <w:marLeft w:val="0"/>
      <w:marRight w:val="0"/>
      <w:marTop w:val="0"/>
      <w:marBottom w:val="0"/>
      <w:divBdr>
        <w:top w:val="none" w:sz="0" w:space="0" w:color="auto"/>
        <w:left w:val="none" w:sz="0" w:space="0" w:color="auto"/>
        <w:bottom w:val="none" w:sz="0" w:space="0" w:color="auto"/>
        <w:right w:val="none" w:sz="0" w:space="0" w:color="auto"/>
      </w:divBdr>
    </w:div>
    <w:div w:id="1852794829">
      <w:bodyDiv w:val="1"/>
      <w:marLeft w:val="0"/>
      <w:marRight w:val="0"/>
      <w:marTop w:val="0"/>
      <w:marBottom w:val="0"/>
      <w:divBdr>
        <w:top w:val="none" w:sz="0" w:space="0" w:color="auto"/>
        <w:left w:val="none" w:sz="0" w:space="0" w:color="auto"/>
        <w:bottom w:val="none" w:sz="0" w:space="0" w:color="auto"/>
        <w:right w:val="none" w:sz="0" w:space="0" w:color="auto"/>
      </w:divBdr>
    </w:div>
    <w:div w:id="1860460789">
      <w:bodyDiv w:val="1"/>
      <w:marLeft w:val="0"/>
      <w:marRight w:val="0"/>
      <w:marTop w:val="0"/>
      <w:marBottom w:val="0"/>
      <w:divBdr>
        <w:top w:val="none" w:sz="0" w:space="0" w:color="auto"/>
        <w:left w:val="none" w:sz="0" w:space="0" w:color="auto"/>
        <w:bottom w:val="none" w:sz="0" w:space="0" w:color="auto"/>
        <w:right w:val="none" w:sz="0" w:space="0" w:color="auto"/>
      </w:divBdr>
    </w:div>
    <w:div w:id="1861700405">
      <w:bodyDiv w:val="1"/>
      <w:marLeft w:val="0"/>
      <w:marRight w:val="0"/>
      <w:marTop w:val="0"/>
      <w:marBottom w:val="0"/>
      <w:divBdr>
        <w:top w:val="none" w:sz="0" w:space="0" w:color="auto"/>
        <w:left w:val="none" w:sz="0" w:space="0" w:color="auto"/>
        <w:bottom w:val="none" w:sz="0" w:space="0" w:color="auto"/>
        <w:right w:val="none" w:sz="0" w:space="0" w:color="auto"/>
      </w:divBdr>
    </w:div>
    <w:div w:id="1865363468">
      <w:bodyDiv w:val="1"/>
      <w:marLeft w:val="0"/>
      <w:marRight w:val="0"/>
      <w:marTop w:val="0"/>
      <w:marBottom w:val="0"/>
      <w:divBdr>
        <w:top w:val="none" w:sz="0" w:space="0" w:color="auto"/>
        <w:left w:val="none" w:sz="0" w:space="0" w:color="auto"/>
        <w:bottom w:val="none" w:sz="0" w:space="0" w:color="auto"/>
        <w:right w:val="none" w:sz="0" w:space="0" w:color="auto"/>
      </w:divBdr>
    </w:div>
    <w:div w:id="1867791049">
      <w:bodyDiv w:val="1"/>
      <w:marLeft w:val="0"/>
      <w:marRight w:val="0"/>
      <w:marTop w:val="0"/>
      <w:marBottom w:val="0"/>
      <w:divBdr>
        <w:top w:val="none" w:sz="0" w:space="0" w:color="auto"/>
        <w:left w:val="none" w:sz="0" w:space="0" w:color="auto"/>
        <w:bottom w:val="none" w:sz="0" w:space="0" w:color="auto"/>
        <w:right w:val="none" w:sz="0" w:space="0" w:color="auto"/>
      </w:divBdr>
    </w:div>
    <w:div w:id="1869558374">
      <w:bodyDiv w:val="1"/>
      <w:marLeft w:val="0"/>
      <w:marRight w:val="0"/>
      <w:marTop w:val="0"/>
      <w:marBottom w:val="0"/>
      <w:divBdr>
        <w:top w:val="none" w:sz="0" w:space="0" w:color="auto"/>
        <w:left w:val="none" w:sz="0" w:space="0" w:color="auto"/>
        <w:bottom w:val="none" w:sz="0" w:space="0" w:color="auto"/>
        <w:right w:val="none" w:sz="0" w:space="0" w:color="auto"/>
      </w:divBdr>
    </w:div>
    <w:div w:id="1874607453">
      <w:bodyDiv w:val="1"/>
      <w:marLeft w:val="0"/>
      <w:marRight w:val="0"/>
      <w:marTop w:val="0"/>
      <w:marBottom w:val="0"/>
      <w:divBdr>
        <w:top w:val="none" w:sz="0" w:space="0" w:color="auto"/>
        <w:left w:val="none" w:sz="0" w:space="0" w:color="auto"/>
        <w:bottom w:val="none" w:sz="0" w:space="0" w:color="auto"/>
        <w:right w:val="none" w:sz="0" w:space="0" w:color="auto"/>
      </w:divBdr>
    </w:div>
    <w:div w:id="1880899295">
      <w:bodyDiv w:val="1"/>
      <w:marLeft w:val="0"/>
      <w:marRight w:val="0"/>
      <w:marTop w:val="0"/>
      <w:marBottom w:val="0"/>
      <w:divBdr>
        <w:top w:val="none" w:sz="0" w:space="0" w:color="auto"/>
        <w:left w:val="none" w:sz="0" w:space="0" w:color="auto"/>
        <w:bottom w:val="none" w:sz="0" w:space="0" w:color="auto"/>
        <w:right w:val="none" w:sz="0" w:space="0" w:color="auto"/>
      </w:divBdr>
    </w:div>
    <w:div w:id="1886286490">
      <w:bodyDiv w:val="1"/>
      <w:marLeft w:val="0"/>
      <w:marRight w:val="0"/>
      <w:marTop w:val="0"/>
      <w:marBottom w:val="0"/>
      <w:divBdr>
        <w:top w:val="none" w:sz="0" w:space="0" w:color="auto"/>
        <w:left w:val="none" w:sz="0" w:space="0" w:color="auto"/>
        <w:bottom w:val="none" w:sz="0" w:space="0" w:color="auto"/>
        <w:right w:val="none" w:sz="0" w:space="0" w:color="auto"/>
      </w:divBdr>
    </w:div>
    <w:div w:id="1888175459">
      <w:bodyDiv w:val="1"/>
      <w:marLeft w:val="0"/>
      <w:marRight w:val="0"/>
      <w:marTop w:val="0"/>
      <w:marBottom w:val="0"/>
      <w:divBdr>
        <w:top w:val="none" w:sz="0" w:space="0" w:color="auto"/>
        <w:left w:val="none" w:sz="0" w:space="0" w:color="auto"/>
        <w:bottom w:val="none" w:sz="0" w:space="0" w:color="auto"/>
        <w:right w:val="none" w:sz="0" w:space="0" w:color="auto"/>
      </w:divBdr>
    </w:div>
    <w:div w:id="1890337553">
      <w:bodyDiv w:val="1"/>
      <w:marLeft w:val="0"/>
      <w:marRight w:val="0"/>
      <w:marTop w:val="0"/>
      <w:marBottom w:val="0"/>
      <w:divBdr>
        <w:top w:val="none" w:sz="0" w:space="0" w:color="auto"/>
        <w:left w:val="none" w:sz="0" w:space="0" w:color="auto"/>
        <w:bottom w:val="none" w:sz="0" w:space="0" w:color="auto"/>
        <w:right w:val="none" w:sz="0" w:space="0" w:color="auto"/>
      </w:divBdr>
    </w:div>
    <w:div w:id="1894006132">
      <w:bodyDiv w:val="1"/>
      <w:marLeft w:val="0"/>
      <w:marRight w:val="0"/>
      <w:marTop w:val="0"/>
      <w:marBottom w:val="0"/>
      <w:divBdr>
        <w:top w:val="none" w:sz="0" w:space="0" w:color="auto"/>
        <w:left w:val="none" w:sz="0" w:space="0" w:color="auto"/>
        <w:bottom w:val="none" w:sz="0" w:space="0" w:color="auto"/>
        <w:right w:val="none" w:sz="0" w:space="0" w:color="auto"/>
      </w:divBdr>
    </w:div>
    <w:div w:id="1897860755">
      <w:bodyDiv w:val="1"/>
      <w:marLeft w:val="0"/>
      <w:marRight w:val="0"/>
      <w:marTop w:val="0"/>
      <w:marBottom w:val="0"/>
      <w:divBdr>
        <w:top w:val="none" w:sz="0" w:space="0" w:color="auto"/>
        <w:left w:val="none" w:sz="0" w:space="0" w:color="auto"/>
        <w:bottom w:val="none" w:sz="0" w:space="0" w:color="auto"/>
        <w:right w:val="none" w:sz="0" w:space="0" w:color="auto"/>
      </w:divBdr>
    </w:div>
    <w:div w:id="1898935694">
      <w:bodyDiv w:val="1"/>
      <w:marLeft w:val="0"/>
      <w:marRight w:val="0"/>
      <w:marTop w:val="0"/>
      <w:marBottom w:val="0"/>
      <w:divBdr>
        <w:top w:val="none" w:sz="0" w:space="0" w:color="auto"/>
        <w:left w:val="none" w:sz="0" w:space="0" w:color="auto"/>
        <w:bottom w:val="none" w:sz="0" w:space="0" w:color="auto"/>
        <w:right w:val="none" w:sz="0" w:space="0" w:color="auto"/>
      </w:divBdr>
    </w:div>
    <w:div w:id="1899392714">
      <w:bodyDiv w:val="1"/>
      <w:marLeft w:val="0"/>
      <w:marRight w:val="0"/>
      <w:marTop w:val="0"/>
      <w:marBottom w:val="0"/>
      <w:divBdr>
        <w:top w:val="none" w:sz="0" w:space="0" w:color="auto"/>
        <w:left w:val="none" w:sz="0" w:space="0" w:color="auto"/>
        <w:bottom w:val="none" w:sz="0" w:space="0" w:color="auto"/>
        <w:right w:val="none" w:sz="0" w:space="0" w:color="auto"/>
      </w:divBdr>
    </w:div>
    <w:div w:id="1903129668">
      <w:bodyDiv w:val="1"/>
      <w:marLeft w:val="0"/>
      <w:marRight w:val="0"/>
      <w:marTop w:val="0"/>
      <w:marBottom w:val="0"/>
      <w:divBdr>
        <w:top w:val="none" w:sz="0" w:space="0" w:color="auto"/>
        <w:left w:val="none" w:sz="0" w:space="0" w:color="auto"/>
        <w:bottom w:val="none" w:sz="0" w:space="0" w:color="auto"/>
        <w:right w:val="none" w:sz="0" w:space="0" w:color="auto"/>
      </w:divBdr>
    </w:div>
    <w:div w:id="1904100527">
      <w:bodyDiv w:val="1"/>
      <w:marLeft w:val="0"/>
      <w:marRight w:val="0"/>
      <w:marTop w:val="0"/>
      <w:marBottom w:val="0"/>
      <w:divBdr>
        <w:top w:val="none" w:sz="0" w:space="0" w:color="auto"/>
        <w:left w:val="none" w:sz="0" w:space="0" w:color="auto"/>
        <w:bottom w:val="none" w:sz="0" w:space="0" w:color="auto"/>
        <w:right w:val="none" w:sz="0" w:space="0" w:color="auto"/>
      </w:divBdr>
    </w:div>
    <w:div w:id="1904485518">
      <w:bodyDiv w:val="1"/>
      <w:marLeft w:val="0"/>
      <w:marRight w:val="0"/>
      <w:marTop w:val="0"/>
      <w:marBottom w:val="0"/>
      <w:divBdr>
        <w:top w:val="none" w:sz="0" w:space="0" w:color="auto"/>
        <w:left w:val="none" w:sz="0" w:space="0" w:color="auto"/>
        <w:bottom w:val="none" w:sz="0" w:space="0" w:color="auto"/>
        <w:right w:val="none" w:sz="0" w:space="0" w:color="auto"/>
      </w:divBdr>
    </w:div>
    <w:div w:id="1907763882">
      <w:bodyDiv w:val="1"/>
      <w:marLeft w:val="0"/>
      <w:marRight w:val="0"/>
      <w:marTop w:val="0"/>
      <w:marBottom w:val="0"/>
      <w:divBdr>
        <w:top w:val="none" w:sz="0" w:space="0" w:color="auto"/>
        <w:left w:val="none" w:sz="0" w:space="0" w:color="auto"/>
        <w:bottom w:val="none" w:sz="0" w:space="0" w:color="auto"/>
        <w:right w:val="none" w:sz="0" w:space="0" w:color="auto"/>
      </w:divBdr>
    </w:div>
    <w:div w:id="1908807989">
      <w:bodyDiv w:val="1"/>
      <w:marLeft w:val="0"/>
      <w:marRight w:val="0"/>
      <w:marTop w:val="0"/>
      <w:marBottom w:val="0"/>
      <w:divBdr>
        <w:top w:val="none" w:sz="0" w:space="0" w:color="auto"/>
        <w:left w:val="none" w:sz="0" w:space="0" w:color="auto"/>
        <w:bottom w:val="none" w:sz="0" w:space="0" w:color="auto"/>
        <w:right w:val="none" w:sz="0" w:space="0" w:color="auto"/>
      </w:divBdr>
    </w:div>
    <w:div w:id="1909147298">
      <w:bodyDiv w:val="1"/>
      <w:marLeft w:val="0"/>
      <w:marRight w:val="0"/>
      <w:marTop w:val="0"/>
      <w:marBottom w:val="0"/>
      <w:divBdr>
        <w:top w:val="none" w:sz="0" w:space="0" w:color="auto"/>
        <w:left w:val="none" w:sz="0" w:space="0" w:color="auto"/>
        <w:bottom w:val="none" w:sz="0" w:space="0" w:color="auto"/>
        <w:right w:val="none" w:sz="0" w:space="0" w:color="auto"/>
      </w:divBdr>
    </w:div>
    <w:div w:id="1912809328">
      <w:bodyDiv w:val="1"/>
      <w:marLeft w:val="0"/>
      <w:marRight w:val="0"/>
      <w:marTop w:val="0"/>
      <w:marBottom w:val="0"/>
      <w:divBdr>
        <w:top w:val="none" w:sz="0" w:space="0" w:color="auto"/>
        <w:left w:val="none" w:sz="0" w:space="0" w:color="auto"/>
        <w:bottom w:val="none" w:sz="0" w:space="0" w:color="auto"/>
        <w:right w:val="none" w:sz="0" w:space="0" w:color="auto"/>
      </w:divBdr>
    </w:div>
    <w:div w:id="1913737020">
      <w:bodyDiv w:val="1"/>
      <w:marLeft w:val="0"/>
      <w:marRight w:val="0"/>
      <w:marTop w:val="0"/>
      <w:marBottom w:val="0"/>
      <w:divBdr>
        <w:top w:val="none" w:sz="0" w:space="0" w:color="auto"/>
        <w:left w:val="none" w:sz="0" w:space="0" w:color="auto"/>
        <w:bottom w:val="none" w:sz="0" w:space="0" w:color="auto"/>
        <w:right w:val="none" w:sz="0" w:space="0" w:color="auto"/>
      </w:divBdr>
    </w:div>
    <w:div w:id="1918049992">
      <w:bodyDiv w:val="1"/>
      <w:marLeft w:val="0"/>
      <w:marRight w:val="0"/>
      <w:marTop w:val="0"/>
      <w:marBottom w:val="0"/>
      <w:divBdr>
        <w:top w:val="none" w:sz="0" w:space="0" w:color="auto"/>
        <w:left w:val="none" w:sz="0" w:space="0" w:color="auto"/>
        <w:bottom w:val="none" w:sz="0" w:space="0" w:color="auto"/>
        <w:right w:val="none" w:sz="0" w:space="0" w:color="auto"/>
      </w:divBdr>
    </w:div>
    <w:div w:id="1918245031">
      <w:bodyDiv w:val="1"/>
      <w:marLeft w:val="0"/>
      <w:marRight w:val="0"/>
      <w:marTop w:val="0"/>
      <w:marBottom w:val="0"/>
      <w:divBdr>
        <w:top w:val="none" w:sz="0" w:space="0" w:color="auto"/>
        <w:left w:val="none" w:sz="0" w:space="0" w:color="auto"/>
        <w:bottom w:val="none" w:sz="0" w:space="0" w:color="auto"/>
        <w:right w:val="none" w:sz="0" w:space="0" w:color="auto"/>
      </w:divBdr>
    </w:div>
    <w:div w:id="1921477977">
      <w:bodyDiv w:val="1"/>
      <w:marLeft w:val="0"/>
      <w:marRight w:val="0"/>
      <w:marTop w:val="0"/>
      <w:marBottom w:val="0"/>
      <w:divBdr>
        <w:top w:val="none" w:sz="0" w:space="0" w:color="auto"/>
        <w:left w:val="none" w:sz="0" w:space="0" w:color="auto"/>
        <w:bottom w:val="none" w:sz="0" w:space="0" w:color="auto"/>
        <w:right w:val="none" w:sz="0" w:space="0" w:color="auto"/>
      </w:divBdr>
    </w:div>
    <w:div w:id="1933853191">
      <w:bodyDiv w:val="1"/>
      <w:marLeft w:val="0"/>
      <w:marRight w:val="0"/>
      <w:marTop w:val="0"/>
      <w:marBottom w:val="0"/>
      <w:divBdr>
        <w:top w:val="none" w:sz="0" w:space="0" w:color="auto"/>
        <w:left w:val="none" w:sz="0" w:space="0" w:color="auto"/>
        <w:bottom w:val="none" w:sz="0" w:space="0" w:color="auto"/>
        <w:right w:val="none" w:sz="0" w:space="0" w:color="auto"/>
      </w:divBdr>
    </w:div>
    <w:div w:id="1935624797">
      <w:bodyDiv w:val="1"/>
      <w:marLeft w:val="0"/>
      <w:marRight w:val="0"/>
      <w:marTop w:val="0"/>
      <w:marBottom w:val="0"/>
      <w:divBdr>
        <w:top w:val="none" w:sz="0" w:space="0" w:color="auto"/>
        <w:left w:val="none" w:sz="0" w:space="0" w:color="auto"/>
        <w:bottom w:val="none" w:sz="0" w:space="0" w:color="auto"/>
        <w:right w:val="none" w:sz="0" w:space="0" w:color="auto"/>
      </w:divBdr>
    </w:div>
    <w:div w:id="1938128119">
      <w:bodyDiv w:val="1"/>
      <w:marLeft w:val="0"/>
      <w:marRight w:val="0"/>
      <w:marTop w:val="0"/>
      <w:marBottom w:val="0"/>
      <w:divBdr>
        <w:top w:val="none" w:sz="0" w:space="0" w:color="auto"/>
        <w:left w:val="none" w:sz="0" w:space="0" w:color="auto"/>
        <w:bottom w:val="none" w:sz="0" w:space="0" w:color="auto"/>
        <w:right w:val="none" w:sz="0" w:space="0" w:color="auto"/>
      </w:divBdr>
    </w:div>
    <w:div w:id="1939099511">
      <w:bodyDiv w:val="1"/>
      <w:marLeft w:val="0"/>
      <w:marRight w:val="0"/>
      <w:marTop w:val="0"/>
      <w:marBottom w:val="0"/>
      <w:divBdr>
        <w:top w:val="none" w:sz="0" w:space="0" w:color="auto"/>
        <w:left w:val="none" w:sz="0" w:space="0" w:color="auto"/>
        <w:bottom w:val="none" w:sz="0" w:space="0" w:color="auto"/>
        <w:right w:val="none" w:sz="0" w:space="0" w:color="auto"/>
      </w:divBdr>
    </w:div>
    <w:div w:id="1939175179">
      <w:bodyDiv w:val="1"/>
      <w:marLeft w:val="0"/>
      <w:marRight w:val="0"/>
      <w:marTop w:val="0"/>
      <w:marBottom w:val="0"/>
      <w:divBdr>
        <w:top w:val="none" w:sz="0" w:space="0" w:color="auto"/>
        <w:left w:val="none" w:sz="0" w:space="0" w:color="auto"/>
        <w:bottom w:val="none" w:sz="0" w:space="0" w:color="auto"/>
        <w:right w:val="none" w:sz="0" w:space="0" w:color="auto"/>
      </w:divBdr>
    </w:div>
    <w:div w:id="1941449155">
      <w:bodyDiv w:val="1"/>
      <w:marLeft w:val="0"/>
      <w:marRight w:val="0"/>
      <w:marTop w:val="0"/>
      <w:marBottom w:val="0"/>
      <w:divBdr>
        <w:top w:val="none" w:sz="0" w:space="0" w:color="auto"/>
        <w:left w:val="none" w:sz="0" w:space="0" w:color="auto"/>
        <w:bottom w:val="none" w:sz="0" w:space="0" w:color="auto"/>
        <w:right w:val="none" w:sz="0" w:space="0" w:color="auto"/>
      </w:divBdr>
    </w:div>
    <w:div w:id="1941789394">
      <w:bodyDiv w:val="1"/>
      <w:marLeft w:val="0"/>
      <w:marRight w:val="0"/>
      <w:marTop w:val="0"/>
      <w:marBottom w:val="0"/>
      <w:divBdr>
        <w:top w:val="none" w:sz="0" w:space="0" w:color="auto"/>
        <w:left w:val="none" w:sz="0" w:space="0" w:color="auto"/>
        <w:bottom w:val="none" w:sz="0" w:space="0" w:color="auto"/>
        <w:right w:val="none" w:sz="0" w:space="0" w:color="auto"/>
      </w:divBdr>
    </w:div>
    <w:div w:id="1944532394">
      <w:bodyDiv w:val="1"/>
      <w:marLeft w:val="0"/>
      <w:marRight w:val="0"/>
      <w:marTop w:val="0"/>
      <w:marBottom w:val="0"/>
      <w:divBdr>
        <w:top w:val="none" w:sz="0" w:space="0" w:color="auto"/>
        <w:left w:val="none" w:sz="0" w:space="0" w:color="auto"/>
        <w:bottom w:val="none" w:sz="0" w:space="0" w:color="auto"/>
        <w:right w:val="none" w:sz="0" w:space="0" w:color="auto"/>
      </w:divBdr>
    </w:div>
    <w:div w:id="1946496827">
      <w:bodyDiv w:val="1"/>
      <w:marLeft w:val="0"/>
      <w:marRight w:val="0"/>
      <w:marTop w:val="0"/>
      <w:marBottom w:val="0"/>
      <w:divBdr>
        <w:top w:val="none" w:sz="0" w:space="0" w:color="auto"/>
        <w:left w:val="none" w:sz="0" w:space="0" w:color="auto"/>
        <w:bottom w:val="none" w:sz="0" w:space="0" w:color="auto"/>
        <w:right w:val="none" w:sz="0" w:space="0" w:color="auto"/>
      </w:divBdr>
    </w:div>
    <w:div w:id="1946765436">
      <w:bodyDiv w:val="1"/>
      <w:marLeft w:val="0"/>
      <w:marRight w:val="0"/>
      <w:marTop w:val="0"/>
      <w:marBottom w:val="0"/>
      <w:divBdr>
        <w:top w:val="none" w:sz="0" w:space="0" w:color="auto"/>
        <w:left w:val="none" w:sz="0" w:space="0" w:color="auto"/>
        <w:bottom w:val="none" w:sz="0" w:space="0" w:color="auto"/>
        <w:right w:val="none" w:sz="0" w:space="0" w:color="auto"/>
      </w:divBdr>
    </w:div>
    <w:div w:id="1948391634">
      <w:bodyDiv w:val="1"/>
      <w:marLeft w:val="0"/>
      <w:marRight w:val="0"/>
      <w:marTop w:val="0"/>
      <w:marBottom w:val="0"/>
      <w:divBdr>
        <w:top w:val="none" w:sz="0" w:space="0" w:color="auto"/>
        <w:left w:val="none" w:sz="0" w:space="0" w:color="auto"/>
        <w:bottom w:val="none" w:sz="0" w:space="0" w:color="auto"/>
        <w:right w:val="none" w:sz="0" w:space="0" w:color="auto"/>
      </w:divBdr>
    </w:div>
    <w:div w:id="1953971964">
      <w:bodyDiv w:val="1"/>
      <w:marLeft w:val="0"/>
      <w:marRight w:val="0"/>
      <w:marTop w:val="0"/>
      <w:marBottom w:val="0"/>
      <w:divBdr>
        <w:top w:val="none" w:sz="0" w:space="0" w:color="auto"/>
        <w:left w:val="none" w:sz="0" w:space="0" w:color="auto"/>
        <w:bottom w:val="none" w:sz="0" w:space="0" w:color="auto"/>
        <w:right w:val="none" w:sz="0" w:space="0" w:color="auto"/>
      </w:divBdr>
    </w:div>
    <w:div w:id="1956861651">
      <w:bodyDiv w:val="1"/>
      <w:marLeft w:val="0"/>
      <w:marRight w:val="0"/>
      <w:marTop w:val="0"/>
      <w:marBottom w:val="0"/>
      <w:divBdr>
        <w:top w:val="none" w:sz="0" w:space="0" w:color="auto"/>
        <w:left w:val="none" w:sz="0" w:space="0" w:color="auto"/>
        <w:bottom w:val="none" w:sz="0" w:space="0" w:color="auto"/>
        <w:right w:val="none" w:sz="0" w:space="0" w:color="auto"/>
      </w:divBdr>
    </w:div>
    <w:div w:id="1963883852">
      <w:bodyDiv w:val="1"/>
      <w:marLeft w:val="0"/>
      <w:marRight w:val="0"/>
      <w:marTop w:val="0"/>
      <w:marBottom w:val="0"/>
      <w:divBdr>
        <w:top w:val="none" w:sz="0" w:space="0" w:color="auto"/>
        <w:left w:val="none" w:sz="0" w:space="0" w:color="auto"/>
        <w:bottom w:val="none" w:sz="0" w:space="0" w:color="auto"/>
        <w:right w:val="none" w:sz="0" w:space="0" w:color="auto"/>
      </w:divBdr>
    </w:div>
    <w:div w:id="1970890417">
      <w:bodyDiv w:val="1"/>
      <w:marLeft w:val="0"/>
      <w:marRight w:val="0"/>
      <w:marTop w:val="0"/>
      <w:marBottom w:val="0"/>
      <w:divBdr>
        <w:top w:val="none" w:sz="0" w:space="0" w:color="auto"/>
        <w:left w:val="none" w:sz="0" w:space="0" w:color="auto"/>
        <w:bottom w:val="none" w:sz="0" w:space="0" w:color="auto"/>
        <w:right w:val="none" w:sz="0" w:space="0" w:color="auto"/>
      </w:divBdr>
    </w:div>
    <w:div w:id="1972129977">
      <w:bodyDiv w:val="1"/>
      <w:marLeft w:val="0"/>
      <w:marRight w:val="0"/>
      <w:marTop w:val="0"/>
      <w:marBottom w:val="0"/>
      <w:divBdr>
        <w:top w:val="none" w:sz="0" w:space="0" w:color="auto"/>
        <w:left w:val="none" w:sz="0" w:space="0" w:color="auto"/>
        <w:bottom w:val="none" w:sz="0" w:space="0" w:color="auto"/>
        <w:right w:val="none" w:sz="0" w:space="0" w:color="auto"/>
      </w:divBdr>
    </w:div>
    <w:div w:id="1973247976">
      <w:bodyDiv w:val="1"/>
      <w:marLeft w:val="0"/>
      <w:marRight w:val="0"/>
      <w:marTop w:val="0"/>
      <w:marBottom w:val="0"/>
      <w:divBdr>
        <w:top w:val="none" w:sz="0" w:space="0" w:color="auto"/>
        <w:left w:val="none" w:sz="0" w:space="0" w:color="auto"/>
        <w:bottom w:val="none" w:sz="0" w:space="0" w:color="auto"/>
        <w:right w:val="none" w:sz="0" w:space="0" w:color="auto"/>
      </w:divBdr>
    </w:div>
    <w:div w:id="1977711032">
      <w:bodyDiv w:val="1"/>
      <w:marLeft w:val="0"/>
      <w:marRight w:val="0"/>
      <w:marTop w:val="0"/>
      <w:marBottom w:val="0"/>
      <w:divBdr>
        <w:top w:val="none" w:sz="0" w:space="0" w:color="auto"/>
        <w:left w:val="none" w:sz="0" w:space="0" w:color="auto"/>
        <w:bottom w:val="none" w:sz="0" w:space="0" w:color="auto"/>
        <w:right w:val="none" w:sz="0" w:space="0" w:color="auto"/>
      </w:divBdr>
    </w:div>
    <w:div w:id="1978021869">
      <w:bodyDiv w:val="1"/>
      <w:marLeft w:val="0"/>
      <w:marRight w:val="0"/>
      <w:marTop w:val="0"/>
      <w:marBottom w:val="0"/>
      <w:divBdr>
        <w:top w:val="none" w:sz="0" w:space="0" w:color="auto"/>
        <w:left w:val="none" w:sz="0" w:space="0" w:color="auto"/>
        <w:bottom w:val="none" w:sz="0" w:space="0" w:color="auto"/>
        <w:right w:val="none" w:sz="0" w:space="0" w:color="auto"/>
      </w:divBdr>
    </w:div>
    <w:div w:id="1980257395">
      <w:bodyDiv w:val="1"/>
      <w:marLeft w:val="0"/>
      <w:marRight w:val="0"/>
      <w:marTop w:val="0"/>
      <w:marBottom w:val="0"/>
      <w:divBdr>
        <w:top w:val="none" w:sz="0" w:space="0" w:color="auto"/>
        <w:left w:val="none" w:sz="0" w:space="0" w:color="auto"/>
        <w:bottom w:val="none" w:sz="0" w:space="0" w:color="auto"/>
        <w:right w:val="none" w:sz="0" w:space="0" w:color="auto"/>
      </w:divBdr>
    </w:div>
    <w:div w:id="1980918000">
      <w:bodyDiv w:val="1"/>
      <w:marLeft w:val="0"/>
      <w:marRight w:val="0"/>
      <w:marTop w:val="0"/>
      <w:marBottom w:val="0"/>
      <w:divBdr>
        <w:top w:val="none" w:sz="0" w:space="0" w:color="auto"/>
        <w:left w:val="none" w:sz="0" w:space="0" w:color="auto"/>
        <w:bottom w:val="none" w:sz="0" w:space="0" w:color="auto"/>
        <w:right w:val="none" w:sz="0" w:space="0" w:color="auto"/>
      </w:divBdr>
    </w:div>
    <w:div w:id="1983344215">
      <w:bodyDiv w:val="1"/>
      <w:marLeft w:val="0"/>
      <w:marRight w:val="0"/>
      <w:marTop w:val="0"/>
      <w:marBottom w:val="0"/>
      <w:divBdr>
        <w:top w:val="none" w:sz="0" w:space="0" w:color="auto"/>
        <w:left w:val="none" w:sz="0" w:space="0" w:color="auto"/>
        <w:bottom w:val="none" w:sz="0" w:space="0" w:color="auto"/>
        <w:right w:val="none" w:sz="0" w:space="0" w:color="auto"/>
      </w:divBdr>
    </w:div>
    <w:div w:id="1986079651">
      <w:bodyDiv w:val="1"/>
      <w:marLeft w:val="0"/>
      <w:marRight w:val="0"/>
      <w:marTop w:val="0"/>
      <w:marBottom w:val="0"/>
      <w:divBdr>
        <w:top w:val="none" w:sz="0" w:space="0" w:color="auto"/>
        <w:left w:val="none" w:sz="0" w:space="0" w:color="auto"/>
        <w:bottom w:val="none" w:sz="0" w:space="0" w:color="auto"/>
        <w:right w:val="none" w:sz="0" w:space="0" w:color="auto"/>
      </w:divBdr>
    </w:div>
    <w:div w:id="1988243806">
      <w:bodyDiv w:val="1"/>
      <w:marLeft w:val="0"/>
      <w:marRight w:val="0"/>
      <w:marTop w:val="0"/>
      <w:marBottom w:val="0"/>
      <w:divBdr>
        <w:top w:val="none" w:sz="0" w:space="0" w:color="auto"/>
        <w:left w:val="none" w:sz="0" w:space="0" w:color="auto"/>
        <w:bottom w:val="none" w:sz="0" w:space="0" w:color="auto"/>
        <w:right w:val="none" w:sz="0" w:space="0" w:color="auto"/>
      </w:divBdr>
    </w:div>
    <w:div w:id="1990092946">
      <w:bodyDiv w:val="1"/>
      <w:marLeft w:val="0"/>
      <w:marRight w:val="0"/>
      <w:marTop w:val="0"/>
      <w:marBottom w:val="0"/>
      <w:divBdr>
        <w:top w:val="none" w:sz="0" w:space="0" w:color="auto"/>
        <w:left w:val="none" w:sz="0" w:space="0" w:color="auto"/>
        <w:bottom w:val="none" w:sz="0" w:space="0" w:color="auto"/>
        <w:right w:val="none" w:sz="0" w:space="0" w:color="auto"/>
      </w:divBdr>
    </w:div>
    <w:div w:id="1990818244">
      <w:bodyDiv w:val="1"/>
      <w:marLeft w:val="0"/>
      <w:marRight w:val="0"/>
      <w:marTop w:val="0"/>
      <w:marBottom w:val="0"/>
      <w:divBdr>
        <w:top w:val="none" w:sz="0" w:space="0" w:color="auto"/>
        <w:left w:val="none" w:sz="0" w:space="0" w:color="auto"/>
        <w:bottom w:val="none" w:sz="0" w:space="0" w:color="auto"/>
        <w:right w:val="none" w:sz="0" w:space="0" w:color="auto"/>
      </w:divBdr>
    </w:div>
    <w:div w:id="1992371199">
      <w:bodyDiv w:val="1"/>
      <w:marLeft w:val="0"/>
      <w:marRight w:val="0"/>
      <w:marTop w:val="0"/>
      <w:marBottom w:val="0"/>
      <w:divBdr>
        <w:top w:val="none" w:sz="0" w:space="0" w:color="auto"/>
        <w:left w:val="none" w:sz="0" w:space="0" w:color="auto"/>
        <w:bottom w:val="none" w:sz="0" w:space="0" w:color="auto"/>
        <w:right w:val="none" w:sz="0" w:space="0" w:color="auto"/>
      </w:divBdr>
    </w:div>
    <w:div w:id="1993176191">
      <w:bodyDiv w:val="1"/>
      <w:marLeft w:val="0"/>
      <w:marRight w:val="0"/>
      <w:marTop w:val="0"/>
      <w:marBottom w:val="0"/>
      <w:divBdr>
        <w:top w:val="none" w:sz="0" w:space="0" w:color="auto"/>
        <w:left w:val="none" w:sz="0" w:space="0" w:color="auto"/>
        <w:bottom w:val="none" w:sz="0" w:space="0" w:color="auto"/>
        <w:right w:val="none" w:sz="0" w:space="0" w:color="auto"/>
      </w:divBdr>
    </w:div>
    <w:div w:id="1994065223">
      <w:bodyDiv w:val="1"/>
      <w:marLeft w:val="0"/>
      <w:marRight w:val="0"/>
      <w:marTop w:val="0"/>
      <w:marBottom w:val="0"/>
      <w:divBdr>
        <w:top w:val="none" w:sz="0" w:space="0" w:color="auto"/>
        <w:left w:val="none" w:sz="0" w:space="0" w:color="auto"/>
        <w:bottom w:val="none" w:sz="0" w:space="0" w:color="auto"/>
        <w:right w:val="none" w:sz="0" w:space="0" w:color="auto"/>
      </w:divBdr>
    </w:div>
    <w:div w:id="2001082370">
      <w:bodyDiv w:val="1"/>
      <w:marLeft w:val="0"/>
      <w:marRight w:val="0"/>
      <w:marTop w:val="0"/>
      <w:marBottom w:val="0"/>
      <w:divBdr>
        <w:top w:val="none" w:sz="0" w:space="0" w:color="auto"/>
        <w:left w:val="none" w:sz="0" w:space="0" w:color="auto"/>
        <w:bottom w:val="none" w:sz="0" w:space="0" w:color="auto"/>
        <w:right w:val="none" w:sz="0" w:space="0" w:color="auto"/>
      </w:divBdr>
    </w:div>
    <w:div w:id="2004697738">
      <w:bodyDiv w:val="1"/>
      <w:marLeft w:val="0"/>
      <w:marRight w:val="0"/>
      <w:marTop w:val="0"/>
      <w:marBottom w:val="0"/>
      <w:divBdr>
        <w:top w:val="none" w:sz="0" w:space="0" w:color="auto"/>
        <w:left w:val="none" w:sz="0" w:space="0" w:color="auto"/>
        <w:bottom w:val="none" w:sz="0" w:space="0" w:color="auto"/>
        <w:right w:val="none" w:sz="0" w:space="0" w:color="auto"/>
      </w:divBdr>
    </w:div>
    <w:div w:id="2005619081">
      <w:bodyDiv w:val="1"/>
      <w:marLeft w:val="0"/>
      <w:marRight w:val="0"/>
      <w:marTop w:val="0"/>
      <w:marBottom w:val="0"/>
      <w:divBdr>
        <w:top w:val="none" w:sz="0" w:space="0" w:color="auto"/>
        <w:left w:val="none" w:sz="0" w:space="0" w:color="auto"/>
        <w:bottom w:val="none" w:sz="0" w:space="0" w:color="auto"/>
        <w:right w:val="none" w:sz="0" w:space="0" w:color="auto"/>
      </w:divBdr>
    </w:div>
    <w:div w:id="2007856999">
      <w:bodyDiv w:val="1"/>
      <w:marLeft w:val="0"/>
      <w:marRight w:val="0"/>
      <w:marTop w:val="0"/>
      <w:marBottom w:val="0"/>
      <w:divBdr>
        <w:top w:val="none" w:sz="0" w:space="0" w:color="auto"/>
        <w:left w:val="none" w:sz="0" w:space="0" w:color="auto"/>
        <w:bottom w:val="none" w:sz="0" w:space="0" w:color="auto"/>
        <w:right w:val="none" w:sz="0" w:space="0" w:color="auto"/>
      </w:divBdr>
    </w:div>
    <w:div w:id="2009363849">
      <w:bodyDiv w:val="1"/>
      <w:marLeft w:val="0"/>
      <w:marRight w:val="0"/>
      <w:marTop w:val="0"/>
      <w:marBottom w:val="0"/>
      <w:divBdr>
        <w:top w:val="none" w:sz="0" w:space="0" w:color="auto"/>
        <w:left w:val="none" w:sz="0" w:space="0" w:color="auto"/>
        <w:bottom w:val="none" w:sz="0" w:space="0" w:color="auto"/>
        <w:right w:val="none" w:sz="0" w:space="0" w:color="auto"/>
      </w:divBdr>
    </w:div>
    <w:div w:id="2011567892">
      <w:bodyDiv w:val="1"/>
      <w:marLeft w:val="0"/>
      <w:marRight w:val="0"/>
      <w:marTop w:val="0"/>
      <w:marBottom w:val="0"/>
      <w:divBdr>
        <w:top w:val="none" w:sz="0" w:space="0" w:color="auto"/>
        <w:left w:val="none" w:sz="0" w:space="0" w:color="auto"/>
        <w:bottom w:val="none" w:sz="0" w:space="0" w:color="auto"/>
        <w:right w:val="none" w:sz="0" w:space="0" w:color="auto"/>
      </w:divBdr>
    </w:div>
    <w:div w:id="2015840194">
      <w:bodyDiv w:val="1"/>
      <w:marLeft w:val="0"/>
      <w:marRight w:val="0"/>
      <w:marTop w:val="0"/>
      <w:marBottom w:val="0"/>
      <w:divBdr>
        <w:top w:val="none" w:sz="0" w:space="0" w:color="auto"/>
        <w:left w:val="none" w:sz="0" w:space="0" w:color="auto"/>
        <w:bottom w:val="none" w:sz="0" w:space="0" w:color="auto"/>
        <w:right w:val="none" w:sz="0" w:space="0" w:color="auto"/>
      </w:divBdr>
    </w:div>
    <w:div w:id="2016686048">
      <w:bodyDiv w:val="1"/>
      <w:marLeft w:val="0"/>
      <w:marRight w:val="0"/>
      <w:marTop w:val="0"/>
      <w:marBottom w:val="0"/>
      <w:divBdr>
        <w:top w:val="none" w:sz="0" w:space="0" w:color="auto"/>
        <w:left w:val="none" w:sz="0" w:space="0" w:color="auto"/>
        <w:bottom w:val="none" w:sz="0" w:space="0" w:color="auto"/>
        <w:right w:val="none" w:sz="0" w:space="0" w:color="auto"/>
      </w:divBdr>
    </w:div>
    <w:div w:id="2024354655">
      <w:bodyDiv w:val="1"/>
      <w:marLeft w:val="0"/>
      <w:marRight w:val="0"/>
      <w:marTop w:val="0"/>
      <w:marBottom w:val="0"/>
      <w:divBdr>
        <w:top w:val="none" w:sz="0" w:space="0" w:color="auto"/>
        <w:left w:val="none" w:sz="0" w:space="0" w:color="auto"/>
        <w:bottom w:val="none" w:sz="0" w:space="0" w:color="auto"/>
        <w:right w:val="none" w:sz="0" w:space="0" w:color="auto"/>
      </w:divBdr>
    </w:div>
    <w:div w:id="2025395846">
      <w:bodyDiv w:val="1"/>
      <w:marLeft w:val="0"/>
      <w:marRight w:val="0"/>
      <w:marTop w:val="0"/>
      <w:marBottom w:val="0"/>
      <w:divBdr>
        <w:top w:val="none" w:sz="0" w:space="0" w:color="auto"/>
        <w:left w:val="none" w:sz="0" w:space="0" w:color="auto"/>
        <w:bottom w:val="none" w:sz="0" w:space="0" w:color="auto"/>
        <w:right w:val="none" w:sz="0" w:space="0" w:color="auto"/>
      </w:divBdr>
    </w:div>
    <w:div w:id="2025980410">
      <w:bodyDiv w:val="1"/>
      <w:marLeft w:val="0"/>
      <w:marRight w:val="0"/>
      <w:marTop w:val="0"/>
      <w:marBottom w:val="0"/>
      <w:divBdr>
        <w:top w:val="none" w:sz="0" w:space="0" w:color="auto"/>
        <w:left w:val="none" w:sz="0" w:space="0" w:color="auto"/>
        <w:bottom w:val="none" w:sz="0" w:space="0" w:color="auto"/>
        <w:right w:val="none" w:sz="0" w:space="0" w:color="auto"/>
      </w:divBdr>
    </w:div>
    <w:div w:id="2026638388">
      <w:bodyDiv w:val="1"/>
      <w:marLeft w:val="0"/>
      <w:marRight w:val="0"/>
      <w:marTop w:val="0"/>
      <w:marBottom w:val="0"/>
      <w:divBdr>
        <w:top w:val="none" w:sz="0" w:space="0" w:color="auto"/>
        <w:left w:val="none" w:sz="0" w:space="0" w:color="auto"/>
        <w:bottom w:val="none" w:sz="0" w:space="0" w:color="auto"/>
        <w:right w:val="none" w:sz="0" w:space="0" w:color="auto"/>
      </w:divBdr>
    </w:div>
    <w:div w:id="2035305061">
      <w:bodyDiv w:val="1"/>
      <w:marLeft w:val="0"/>
      <w:marRight w:val="0"/>
      <w:marTop w:val="0"/>
      <w:marBottom w:val="0"/>
      <w:divBdr>
        <w:top w:val="none" w:sz="0" w:space="0" w:color="auto"/>
        <w:left w:val="none" w:sz="0" w:space="0" w:color="auto"/>
        <w:bottom w:val="none" w:sz="0" w:space="0" w:color="auto"/>
        <w:right w:val="none" w:sz="0" w:space="0" w:color="auto"/>
      </w:divBdr>
    </w:div>
    <w:div w:id="2036615477">
      <w:bodyDiv w:val="1"/>
      <w:marLeft w:val="0"/>
      <w:marRight w:val="0"/>
      <w:marTop w:val="0"/>
      <w:marBottom w:val="0"/>
      <w:divBdr>
        <w:top w:val="none" w:sz="0" w:space="0" w:color="auto"/>
        <w:left w:val="none" w:sz="0" w:space="0" w:color="auto"/>
        <w:bottom w:val="none" w:sz="0" w:space="0" w:color="auto"/>
        <w:right w:val="none" w:sz="0" w:space="0" w:color="auto"/>
      </w:divBdr>
    </w:div>
    <w:div w:id="2037190747">
      <w:bodyDiv w:val="1"/>
      <w:marLeft w:val="0"/>
      <w:marRight w:val="0"/>
      <w:marTop w:val="0"/>
      <w:marBottom w:val="0"/>
      <w:divBdr>
        <w:top w:val="none" w:sz="0" w:space="0" w:color="auto"/>
        <w:left w:val="none" w:sz="0" w:space="0" w:color="auto"/>
        <w:bottom w:val="none" w:sz="0" w:space="0" w:color="auto"/>
        <w:right w:val="none" w:sz="0" w:space="0" w:color="auto"/>
      </w:divBdr>
    </w:div>
    <w:div w:id="2040691828">
      <w:bodyDiv w:val="1"/>
      <w:marLeft w:val="0"/>
      <w:marRight w:val="0"/>
      <w:marTop w:val="0"/>
      <w:marBottom w:val="0"/>
      <w:divBdr>
        <w:top w:val="none" w:sz="0" w:space="0" w:color="auto"/>
        <w:left w:val="none" w:sz="0" w:space="0" w:color="auto"/>
        <w:bottom w:val="none" w:sz="0" w:space="0" w:color="auto"/>
        <w:right w:val="none" w:sz="0" w:space="0" w:color="auto"/>
      </w:divBdr>
    </w:div>
    <w:div w:id="2044361190">
      <w:bodyDiv w:val="1"/>
      <w:marLeft w:val="0"/>
      <w:marRight w:val="0"/>
      <w:marTop w:val="0"/>
      <w:marBottom w:val="0"/>
      <w:divBdr>
        <w:top w:val="none" w:sz="0" w:space="0" w:color="auto"/>
        <w:left w:val="none" w:sz="0" w:space="0" w:color="auto"/>
        <w:bottom w:val="none" w:sz="0" w:space="0" w:color="auto"/>
        <w:right w:val="none" w:sz="0" w:space="0" w:color="auto"/>
      </w:divBdr>
    </w:div>
    <w:div w:id="2045977746">
      <w:bodyDiv w:val="1"/>
      <w:marLeft w:val="0"/>
      <w:marRight w:val="0"/>
      <w:marTop w:val="0"/>
      <w:marBottom w:val="0"/>
      <w:divBdr>
        <w:top w:val="none" w:sz="0" w:space="0" w:color="auto"/>
        <w:left w:val="none" w:sz="0" w:space="0" w:color="auto"/>
        <w:bottom w:val="none" w:sz="0" w:space="0" w:color="auto"/>
        <w:right w:val="none" w:sz="0" w:space="0" w:color="auto"/>
      </w:divBdr>
    </w:div>
    <w:div w:id="2046249841">
      <w:bodyDiv w:val="1"/>
      <w:marLeft w:val="0"/>
      <w:marRight w:val="0"/>
      <w:marTop w:val="0"/>
      <w:marBottom w:val="0"/>
      <w:divBdr>
        <w:top w:val="none" w:sz="0" w:space="0" w:color="auto"/>
        <w:left w:val="none" w:sz="0" w:space="0" w:color="auto"/>
        <w:bottom w:val="none" w:sz="0" w:space="0" w:color="auto"/>
        <w:right w:val="none" w:sz="0" w:space="0" w:color="auto"/>
      </w:divBdr>
    </w:div>
    <w:div w:id="2056851013">
      <w:bodyDiv w:val="1"/>
      <w:marLeft w:val="0"/>
      <w:marRight w:val="0"/>
      <w:marTop w:val="0"/>
      <w:marBottom w:val="0"/>
      <w:divBdr>
        <w:top w:val="none" w:sz="0" w:space="0" w:color="auto"/>
        <w:left w:val="none" w:sz="0" w:space="0" w:color="auto"/>
        <w:bottom w:val="none" w:sz="0" w:space="0" w:color="auto"/>
        <w:right w:val="none" w:sz="0" w:space="0" w:color="auto"/>
      </w:divBdr>
    </w:div>
    <w:div w:id="2058435732">
      <w:bodyDiv w:val="1"/>
      <w:marLeft w:val="0"/>
      <w:marRight w:val="0"/>
      <w:marTop w:val="0"/>
      <w:marBottom w:val="0"/>
      <w:divBdr>
        <w:top w:val="none" w:sz="0" w:space="0" w:color="auto"/>
        <w:left w:val="none" w:sz="0" w:space="0" w:color="auto"/>
        <w:bottom w:val="none" w:sz="0" w:space="0" w:color="auto"/>
        <w:right w:val="none" w:sz="0" w:space="0" w:color="auto"/>
      </w:divBdr>
    </w:div>
    <w:div w:id="2072532126">
      <w:bodyDiv w:val="1"/>
      <w:marLeft w:val="0"/>
      <w:marRight w:val="0"/>
      <w:marTop w:val="0"/>
      <w:marBottom w:val="0"/>
      <w:divBdr>
        <w:top w:val="none" w:sz="0" w:space="0" w:color="auto"/>
        <w:left w:val="none" w:sz="0" w:space="0" w:color="auto"/>
        <w:bottom w:val="none" w:sz="0" w:space="0" w:color="auto"/>
        <w:right w:val="none" w:sz="0" w:space="0" w:color="auto"/>
      </w:divBdr>
    </w:div>
    <w:div w:id="2077626868">
      <w:bodyDiv w:val="1"/>
      <w:marLeft w:val="0"/>
      <w:marRight w:val="0"/>
      <w:marTop w:val="0"/>
      <w:marBottom w:val="0"/>
      <w:divBdr>
        <w:top w:val="none" w:sz="0" w:space="0" w:color="auto"/>
        <w:left w:val="none" w:sz="0" w:space="0" w:color="auto"/>
        <w:bottom w:val="none" w:sz="0" w:space="0" w:color="auto"/>
        <w:right w:val="none" w:sz="0" w:space="0" w:color="auto"/>
      </w:divBdr>
    </w:div>
    <w:div w:id="2079554854">
      <w:bodyDiv w:val="1"/>
      <w:marLeft w:val="0"/>
      <w:marRight w:val="0"/>
      <w:marTop w:val="0"/>
      <w:marBottom w:val="0"/>
      <w:divBdr>
        <w:top w:val="none" w:sz="0" w:space="0" w:color="auto"/>
        <w:left w:val="none" w:sz="0" w:space="0" w:color="auto"/>
        <w:bottom w:val="none" w:sz="0" w:space="0" w:color="auto"/>
        <w:right w:val="none" w:sz="0" w:space="0" w:color="auto"/>
      </w:divBdr>
    </w:div>
    <w:div w:id="2079787004">
      <w:bodyDiv w:val="1"/>
      <w:marLeft w:val="0"/>
      <w:marRight w:val="0"/>
      <w:marTop w:val="0"/>
      <w:marBottom w:val="0"/>
      <w:divBdr>
        <w:top w:val="none" w:sz="0" w:space="0" w:color="auto"/>
        <w:left w:val="none" w:sz="0" w:space="0" w:color="auto"/>
        <w:bottom w:val="none" w:sz="0" w:space="0" w:color="auto"/>
        <w:right w:val="none" w:sz="0" w:space="0" w:color="auto"/>
      </w:divBdr>
    </w:div>
    <w:div w:id="2084374919">
      <w:bodyDiv w:val="1"/>
      <w:marLeft w:val="0"/>
      <w:marRight w:val="0"/>
      <w:marTop w:val="0"/>
      <w:marBottom w:val="0"/>
      <w:divBdr>
        <w:top w:val="none" w:sz="0" w:space="0" w:color="auto"/>
        <w:left w:val="none" w:sz="0" w:space="0" w:color="auto"/>
        <w:bottom w:val="none" w:sz="0" w:space="0" w:color="auto"/>
        <w:right w:val="none" w:sz="0" w:space="0" w:color="auto"/>
      </w:divBdr>
    </w:div>
    <w:div w:id="2084526278">
      <w:bodyDiv w:val="1"/>
      <w:marLeft w:val="0"/>
      <w:marRight w:val="0"/>
      <w:marTop w:val="0"/>
      <w:marBottom w:val="0"/>
      <w:divBdr>
        <w:top w:val="none" w:sz="0" w:space="0" w:color="auto"/>
        <w:left w:val="none" w:sz="0" w:space="0" w:color="auto"/>
        <w:bottom w:val="none" w:sz="0" w:space="0" w:color="auto"/>
        <w:right w:val="none" w:sz="0" w:space="0" w:color="auto"/>
      </w:divBdr>
    </w:div>
    <w:div w:id="2085761813">
      <w:bodyDiv w:val="1"/>
      <w:marLeft w:val="0"/>
      <w:marRight w:val="0"/>
      <w:marTop w:val="0"/>
      <w:marBottom w:val="0"/>
      <w:divBdr>
        <w:top w:val="none" w:sz="0" w:space="0" w:color="auto"/>
        <w:left w:val="none" w:sz="0" w:space="0" w:color="auto"/>
        <w:bottom w:val="none" w:sz="0" w:space="0" w:color="auto"/>
        <w:right w:val="none" w:sz="0" w:space="0" w:color="auto"/>
      </w:divBdr>
    </w:div>
    <w:div w:id="2085881814">
      <w:bodyDiv w:val="1"/>
      <w:marLeft w:val="0"/>
      <w:marRight w:val="0"/>
      <w:marTop w:val="0"/>
      <w:marBottom w:val="0"/>
      <w:divBdr>
        <w:top w:val="none" w:sz="0" w:space="0" w:color="auto"/>
        <w:left w:val="none" w:sz="0" w:space="0" w:color="auto"/>
        <w:bottom w:val="none" w:sz="0" w:space="0" w:color="auto"/>
        <w:right w:val="none" w:sz="0" w:space="0" w:color="auto"/>
      </w:divBdr>
    </w:div>
    <w:div w:id="2098093159">
      <w:bodyDiv w:val="1"/>
      <w:marLeft w:val="0"/>
      <w:marRight w:val="0"/>
      <w:marTop w:val="0"/>
      <w:marBottom w:val="0"/>
      <w:divBdr>
        <w:top w:val="none" w:sz="0" w:space="0" w:color="auto"/>
        <w:left w:val="none" w:sz="0" w:space="0" w:color="auto"/>
        <w:bottom w:val="none" w:sz="0" w:space="0" w:color="auto"/>
        <w:right w:val="none" w:sz="0" w:space="0" w:color="auto"/>
      </w:divBdr>
    </w:div>
    <w:div w:id="2106993600">
      <w:bodyDiv w:val="1"/>
      <w:marLeft w:val="0"/>
      <w:marRight w:val="0"/>
      <w:marTop w:val="0"/>
      <w:marBottom w:val="0"/>
      <w:divBdr>
        <w:top w:val="none" w:sz="0" w:space="0" w:color="auto"/>
        <w:left w:val="none" w:sz="0" w:space="0" w:color="auto"/>
        <w:bottom w:val="none" w:sz="0" w:space="0" w:color="auto"/>
        <w:right w:val="none" w:sz="0" w:space="0" w:color="auto"/>
      </w:divBdr>
    </w:div>
    <w:div w:id="2114744006">
      <w:bodyDiv w:val="1"/>
      <w:marLeft w:val="0"/>
      <w:marRight w:val="0"/>
      <w:marTop w:val="0"/>
      <w:marBottom w:val="0"/>
      <w:divBdr>
        <w:top w:val="none" w:sz="0" w:space="0" w:color="auto"/>
        <w:left w:val="none" w:sz="0" w:space="0" w:color="auto"/>
        <w:bottom w:val="none" w:sz="0" w:space="0" w:color="auto"/>
        <w:right w:val="none" w:sz="0" w:space="0" w:color="auto"/>
      </w:divBdr>
    </w:div>
    <w:div w:id="2116436999">
      <w:bodyDiv w:val="1"/>
      <w:marLeft w:val="0"/>
      <w:marRight w:val="0"/>
      <w:marTop w:val="0"/>
      <w:marBottom w:val="0"/>
      <w:divBdr>
        <w:top w:val="none" w:sz="0" w:space="0" w:color="auto"/>
        <w:left w:val="none" w:sz="0" w:space="0" w:color="auto"/>
        <w:bottom w:val="none" w:sz="0" w:space="0" w:color="auto"/>
        <w:right w:val="none" w:sz="0" w:space="0" w:color="auto"/>
      </w:divBdr>
    </w:div>
    <w:div w:id="2117405064">
      <w:bodyDiv w:val="1"/>
      <w:marLeft w:val="0"/>
      <w:marRight w:val="0"/>
      <w:marTop w:val="0"/>
      <w:marBottom w:val="0"/>
      <w:divBdr>
        <w:top w:val="none" w:sz="0" w:space="0" w:color="auto"/>
        <w:left w:val="none" w:sz="0" w:space="0" w:color="auto"/>
        <w:bottom w:val="none" w:sz="0" w:space="0" w:color="auto"/>
        <w:right w:val="none" w:sz="0" w:space="0" w:color="auto"/>
      </w:divBdr>
    </w:div>
    <w:div w:id="2117752711">
      <w:bodyDiv w:val="1"/>
      <w:marLeft w:val="0"/>
      <w:marRight w:val="0"/>
      <w:marTop w:val="0"/>
      <w:marBottom w:val="0"/>
      <w:divBdr>
        <w:top w:val="none" w:sz="0" w:space="0" w:color="auto"/>
        <w:left w:val="none" w:sz="0" w:space="0" w:color="auto"/>
        <w:bottom w:val="none" w:sz="0" w:space="0" w:color="auto"/>
        <w:right w:val="none" w:sz="0" w:space="0" w:color="auto"/>
      </w:divBdr>
    </w:div>
    <w:div w:id="2119248802">
      <w:bodyDiv w:val="1"/>
      <w:marLeft w:val="0"/>
      <w:marRight w:val="0"/>
      <w:marTop w:val="0"/>
      <w:marBottom w:val="0"/>
      <w:divBdr>
        <w:top w:val="none" w:sz="0" w:space="0" w:color="auto"/>
        <w:left w:val="none" w:sz="0" w:space="0" w:color="auto"/>
        <w:bottom w:val="none" w:sz="0" w:space="0" w:color="auto"/>
        <w:right w:val="none" w:sz="0" w:space="0" w:color="auto"/>
      </w:divBdr>
    </w:div>
    <w:div w:id="2120756239">
      <w:bodyDiv w:val="1"/>
      <w:marLeft w:val="0"/>
      <w:marRight w:val="0"/>
      <w:marTop w:val="0"/>
      <w:marBottom w:val="0"/>
      <w:divBdr>
        <w:top w:val="none" w:sz="0" w:space="0" w:color="auto"/>
        <w:left w:val="none" w:sz="0" w:space="0" w:color="auto"/>
        <w:bottom w:val="none" w:sz="0" w:space="0" w:color="auto"/>
        <w:right w:val="none" w:sz="0" w:space="0" w:color="auto"/>
      </w:divBdr>
    </w:div>
    <w:div w:id="2124886064">
      <w:bodyDiv w:val="1"/>
      <w:marLeft w:val="0"/>
      <w:marRight w:val="0"/>
      <w:marTop w:val="0"/>
      <w:marBottom w:val="0"/>
      <w:divBdr>
        <w:top w:val="none" w:sz="0" w:space="0" w:color="auto"/>
        <w:left w:val="none" w:sz="0" w:space="0" w:color="auto"/>
        <w:bottom w:val="none" w:sz="0" w:space="0" w:color="auto"/>
        <w:right w:val="none" w:sz="0" w:space="0" w:color="auto"/>
      </w:divBdr>
    </w:div>
    <w:div w:id="2129543328">
      <w:bodyDiv w:val="1"/>
      <w:marLeft w:val="0"/>
      <w:marRight w:val="0"/>
      <w:marTop w:val="0"/>
      <w:marBottom w:val="0"/>
      <w:divBdr>
        <w:top w:val="none" w:sz="0" w:space="0" w:color="auto"/>
        <w:left w:val="none" w:sz="0" w:space="0" w:color="auto"/>
        <w:bottom w:val="none" w:sz="0" w:space="0" w:color="auto"/>
        <w:right w:val="none" w:sz="0" w:space="0" w:color="auto"/>
      </w:divBdr>
    </w:div>
    <w:div w:id="2129885977">
      <w:bodyDiv w:val="1"/>
      <w:marLeft w:val="0"/>
      <w:marRight w:val="0"/>
      <w:marTop w:val="0"/>
      <w:marBottom w:val="0"/>
      <w:divBdr>
        <w:top w:val="none" w:sz="0" w:space="0" w:color="auto"/>
        <w:left w:val="none" w:sz="0" w:space="0" w:color="auto"/>
        <w:bottom w:val="none" w:sz="0" w:space="0" w:color="auto"/>
        <w:right w:val="none" w:sz="0" w:space="0" w:color="auto"/>
      </w:divBdr>
    </w:div>
    <w:div w:id="2130008782">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31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svg"/><Relationship Id="rId34" Type="http://schemas.openxmlformats.org/officeDocument/2006/relationships/image" Target="media/image19.sv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sv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20.png"/><Relationship Id="rId43" Type="http://schemas.openxmlformats.org/officeDocument/2006/relationships/header" Target="header4.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sv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API</b:Tag>
    <b:SourceType>InternetSite</b:SourceType>
    <b:Guid>{F16CDCEE-4E69-4B89-AD35-726BFB32108D}</b:Guid>
    <b:Title>Application Programming Interface</b:Title>
    <b:YearAccessed>2022</b:YearAccessed>
    <b:MonthAccessed>október</b:MonthAccessed>
    <b:DayAccessed>28</b:DayAccessed>
    <b:URL>https://www.ibm.com/cloud/learn/api</b:URL>
    <b:RefOrder>17</b:RefOrder>
  </b:Source>
  <b:Source>
    <b:Tag>ATLANTIC</b:Tag>
    <b:SourceType>InternetSite</b:SourceType>
    <b:Guid>{7CA2217D-6524-4C31-93F2-39EE5D806040}</b:Guid>
    <b:Title>ATLANTIC</b:Title>
    <b:YearAccessed>2022</b:YearAccessed>
    <b:MonthAccessed>október</b:MonthAccessed>
    <b:DayAccessed>28</b:DayAccessed>
    <b:URL>https://www.atlantic.net/vps-hosting/</b:URL>
    <b:RefOrder>3</b:RefOrder>
  </b:Source>
  <b:Source>
    <b:Tag>CHERRYSERVERS</b:Tag>
    <b:SourceType>InternetSite</b:SourceType>
    <b:Guid>{6C0E16E3-C2BC-489A-AB0C-6E95F7827AF8}</b:Guid>
    <b:Title>CHERRY SERVERS</b:Title>
    <b:YearAccessed>2022</b:YearAccessed>
    <b:MonthAccessed>október</b:MonthAccessed>
    <b:DayAccessed>28</b:DayAccessed>
    <b:URL>https://www.cherryservers.com/</b:URL>
    <b:RefOrder>4</b:RefOrder>
  </b:Source>
  <b:Source>
    <b:Tag>HyperDB</b:Tag>
    <b:SourceType>InternetSite</b:SourceType>
    <b:Guid>{0C747F72-2B0A-4F12-B074-D4C32A0BA555}</b:Guid>
    <b:Title>HyperDB</b:Title>
    <b:YearAccessed>2022</b:YearAccessed>
    <b:MonthAccessed>november</b:MonthAccessed>
    <b:DayAccessed>07</b:DayAccessed>
    <b:URL>https://wordpress.org/plugins/hyperdb/</b:URL>
    <b:RefOrder>20</b:RefOrder>
  </b:Source>
  <b:Source>
    <b:Tag>Http</b:Tag>
    <b:SourceType>InternetSite</b:SourceType>
    <b:Guid>{9B2A13C5-0AC8-4A60-86F8-B4608B427DD9}</b:Guid>
    <b:Title>Hypertext Transfer Protocol</b:Title>
    <b:YearAccessed>2022</b:YearAccessed>
    <b:MonthAccessed>október</b:MonthAccessed>
    <b:DayAccessed>24</b:DayAccessed>
    <b:URL>https://httpwg.org/specs/</b:URL>
    <b:RefOrder>19</b:RefOrder>
  </b:Source>
  <b:Source>
    <b:Tag>https</b:Tag>
    <b:SourceType>InternetSite</b:SourceType>
    <b:Guid>{3216B452-731D-4DFC-8DD3-EF59AEB51442}</b:Guid>
    <b:Title>Hypertext Transfer Protocol Secure</b:Title>
    <b:YearAccessed>2022</b:YearAccessed>
    <b:MonthAccessed>október</b:MonthAccessed>
    <b:DayAccessed>28</b:DayAccessed>
    <b:URL>https://en.wikipedia.org/wiki/HTTPS</b:URL>
    <b:RefOrder>25</b:RefOrder>
  </b:Source>
  <b:Source>
    <b:Tag>VULTUR</b:Tag>
    <b:SourceType>InternetSite</b:SourceType>
    <b:Guid>{90471872-DA6B-4703-BF9E-638B5338B98C}</b:Guid>
    <b:Title>VULTR</b:Title>
    <b:YearAccessed>2022.</b:YearAccessed>
    <b:MonthAccessed>október</b:MonthAccessed>
    <b:DayAccessed>24.</b:DayAccessed>
    <b:URL>https://www.vultr.com/products/cloud-compute/</b:URL>
    <b:RefOrder>1</b:RefOrder>
  </b:Source>
  <b:Source>
    <b:Tag>vbox</b:Tag>
    <b:SourceType>InternetSite</b:SourceType>
    <b:Guid>{385C893C-6F26-4C1C-9765-95A271EB029D}</b:Guid>
    <b:Title>VirtualBox</b:Title>
    <b:YearAccessed>2022</b:YearAccessed>
    <b:MonthAccessed>november</b:MonthAccessed>
    <b:DayAccessed>06</b:DayAccessed>
    <b:URL>https://www.virtualbox.org/</b:URL>
    <b:RefOrder>8</b:RefOrder>
  </b:Source>
  <b:Source>
    <b:Tag>Ubuntu</b:Tag>
    <b:SourceType>InternetSite</b:SourceType>
    <b:Guid>{F0D8F43E-DC9E-4500-B9F6-51986FF2778E}</b:Guid>
    <b:Title>Ubuntu 18.04.6 LTS</b:Title>
    <b:YearAccessed>2022</b:YearAccessed>
    <b:MonthAccessed>november</b:MonthAccessed>
    <b:DayAccessed>06</b:DayAccessed>
    <b:URL>https://releases.ubuntu.com/18.04/</b:URL>
    <b:RefOrder>6</b:RefOrder>
  </b:Source>
  <b:Source>
    <b:Tag>restful</b:Tag>
    <b:SourceType>InternetSite</b:SourceType>
    <b:Guid>{E0B650CF-087B-46B5-BBBC-BEDDE64D21EC}</b:Guid>
    <b:YearAccessed>2022</b:YearAccessed>
    <b:MonthAccessed>október</b:MonthAccessed>
    <b:DayAccessed>24</b:DayAccessed>
    <b:URL>https://aws.amazon.com/what-is/restful-api/</b:URL>
    <b:Title>RESTful API</b:Title>
    <b:RefOrder>2</b:RefOrder>
  </b:Source>
  <b:Source>
    <b:Tag>RESTAPI</b:Tag>
    <b:SourceType>InternetSite</b:SourceType>
    <b:Guid>{4CBF40DF-C27F-4A84-95C9-E3A1825768FB}</b:Guid>
    <b:Title>REST API</b:Title>
    <b:YearAccessed>2022</b:YearAccessed>
    <b:MonthAccessed>október</b:MonthAccessed>
    <b:DayAccessed>28</b:DayAccessed>
    <b:URL>https://www.ibm.com/cloud/learn/rest-apis</b:URL>
    <b:RefOrder>5</b:RefOrder>
  </b:Source>
  <b:Source>
    <b:Tag>PUT22</b:Tag>
    <b:SourceType>InternetSite</b:SourceType>
    <b:Guid>{25998E68-559F-4F2E-A5E2-D15B8B734D12}</b:Guid>
    <b:Title>PUTTY</b:Title>
    <b:YearAccessed>2022</b:YearAccessed>
    <b:MonthAccessed>november</b:MonthAccessed>
    <b:DayAccessed>06</b:DayAccessed>
    <b:URL>https://putty.org/</b:URL>
    <b:RefOrder>7</b:RefOrder>
  </b:Source>
  <b:Source>
    <b:Tag>MySQL</b:Tag>
    <b:SourceType>InternetSite</b:SourceType>
    <b:Guid>{CED2A6A1-98B9-4E5C-A21D-9B6C86481C6B}</b:Guid>
    <b:Title>MySQL</b:Title>
    <b:YearAccessed>2022</b:YearAccessed>
    <b:MonthAccessed>november</b:MonthAccessed>
    <b:DayAccessed>07</b:DayAccessed>
    <b:URL>https://ubuntu.com/server/docs/databases-mysql</b:URL>
    <b:RefOrder>9</b:RefOrder>
  </b:Source>
  <b:Source>
    <b:Tag>Ins22</b:Tag>
    <b:SourceType>InternetSite</b:SourceType>
    <b:Guid>{9A381C26-A233-4FC2-9DD4-9CABBA91A408}</b:Guid>
    <b:Title>Install and Configure WordPress on Ubuntu</b:Title>
    <b:YearAccessed>2022</b:YearAccessed>
    <b:MonthAccessed>november</b:MonthAccessed>
    <b:DayAccessed>12</b:DayAccessed>
    <b:URL>https://ubuntu.com/tutorials/install-and-configure-wordpress#1-overview</b:URL>
    <b:RefOrder>12</b:RefOrder>
  </b:Source>
  <b:Source>
    <b:Tag>torbjorn</b:Tag>
    <b:SourceType>InternetSite</b:SourceType>
    <b:Guid>{185AAC44-C460-43D0-841E-A05C3E0A1653}</b:Guid>
    <b:Title>How to setup a MySql replication database for WordPress</b:Title>
    <b:ProductionCompany>Torbjorn Zetterlund</b:ProductionCompany>
    <b:YearAccessed>2022</b:YearAccessed>
    <b:MonthAccessed>november</b:MonthAccessed>
    <b:DayAccessed>19</b:DayAccessed>
    <b:URL>https://torbjornzetterlund.com/how-to-setup-a-mysql-replication-database-for-wordpress/</b:URL>
    <b:RefOrder>14</b:RefOrder>
  </b:Source>
  <b:Source>
    <b:Tag>ngi22</b:Tag>
    <b:SourceType>InternetSite</b:SourceType>
    <b:Guid>{D962CED2-2BAC-461C-BFB4-198A26604186}</b:Guid>
    <b:Title>nginx</b:Title>
    <b:YearAccessed>2022</b:YearAccessed>
    <b:MonthAccessed>november</b:MonthAccessed>
    <b:DayAccessed>20</b:DayAccessed>
    <b:URL>https://nginx.org/en/</b:URL>
    <b:RefOrder>15</b:RefOrder>
  </b:Source>
  <b:Source>
    <b:Tag>ngload</b:Tag>
    <b:SourceType>InternetSite</b:SourceType>
    <b:Guid>{C2CE4EC0-62C8-44E8-B74D-548F03BA210D}</b:Guid>
    <b:Title>nginx load balance</b:Title>
    <b:YearAccessed>2022</b:YearAccessed>
    <b:MonthAccessed>november</b:MonthAccessed>
    <b:DayAccessed>20</b:DayAccessed>
    <b:URL>https://nginx.org/en/docs/http/load_balancing.html</b:URL>
    <b:RefOrder>16</b:RefOrder>
  </b:Source>
  <b:Source>
    <b:Tag>Wordpress</b:Tag>
    <b:SourceType>InternetSite</b:SourceType>
    <b:Guid>{6AA793F9-162B-4F8D-9FD7-8ED42D3EE69D}</b:Guid>
    <b:Title>WordPress</b:Title>
    <b:YearAccessed>2022</b:YearAccessed>
    <b:MonthAccessed>november</b:MonthAccessed>
    <b:DayAccessed>07</b:DayAccessed>
    <b:URL>https://wordpress.org/</b:URL>
    <b:RefOrder>10</b:RefOrder>
  </b:Source>
  <b:Source>
    <b:Tag>WordPressStat</b:Tag>
    <b:SourceType>InternetSite</b:SourceType>
    <b:Guid>{7269292F-EC96-4B90-8265-3CAC1115D27E}</b:Guid>
    <b:Title>WordPress statisztika</b:Title>
    <b:YearAccessed>2022</b:YearAccessed>
    <b:MonthAccessed>november</b:MonthAccessed>
    <b:DayAccessed>07</b:DayAccessed>
    <b:URL>https://trends.builtwith.com/cms</b:URL>
    <b:RefOrder>11</b:RefOrder>
  </b:Source>
  <b:Source>
    <b:Tag>APT</b:Tag>
    <b:SourceType>InternetSite</b:SourceType>
    <b:Guid>{72E7DB25-D696-40DF-9623-70D4E4E5EF8F}</b:Guid>
    <b:Title>Advanced Package Tool</b:Title>
    <b:YearAccessed>2022</b:YearAccessed>
    <b:MonthAccessed>november</b:MonthAccessed>
    <b:DayAccessed>07</b:DayAccessed>
    <b:URL>https://appuals.com/what-does-apt-mean-in-linux-distributions/</b:URL>
    <b:RefOrder>18</b:RefOrder>
  </b:Source>
  <b:Source>
    <b:Tag>Apache2</b:Tag>
    <b:SourceType>InternetSite</b:SourceType>
    <b:Guid>{E28417B8-A3F9-4602-A29E-297E9A868F1D}</b:Guid>
    <b:Title>Apache2</b:Title>
    <b:YearAccessed>2022</b:YearAccessed>
    <b:MonthAccessed>november</b:MonthAccessed>
    <b:DayAccessed>12</b:DayAccessed>
    <b:URL>https://www.apache.org/licenses/LICENSE-2.0.html</b:URL>
    <b:RefOrder>13</b:RefOrder>
  </b:Source>
  <b:Source>
    <b:Tag>JSON</b:Tag>
    <b:SourceType>InternetSite</b:SourceType>
    <b:Guid>{15C2783E-2617-411A-8CBE-E117E0CE68E4}</b:Guid>
    <b:Title>JavaScript Object Notation</b:Title>
    <b:YearAccessed>2022</b:YearAccessed>
    <b:MonthAccessed>október</b:MonthAccessed>
    <b:DayAccessed>29</b:DayAccessed>
    <b:URL>https://www.json.org/json-en.html</b:URL>
    <b:RefOrder>21</b:RefOrder>
  </b:Source>
  <b:Source>
    <b:Tag>PHP</b:Tag>
    <b:SourceType>InternetSite</b:SourceType>
    <b:Guid>{9EBA6063-AD2F-4F79-BA89-F33BDF04AF41}</b:Guid>
    <b:Title>PHP: Hypertext Preprocessor</b:Title>
    <b:YearAccessed>2022</b:YearAccessed>
    <b:MonthAccessed>november</b:MonthAccessed>
    <b:DayAccessed>07</b:DayAccessed>
    <b:URL>https://www.php.net/</b:URL>
    <b:RefOrder>22</b:RefOrder>
  </b:Source>
  <b:Source>
    <b:Tag>SSH</b:Tag>
    <b:SourceType>InternetSite</b:SourceType>
    <b:Guid>{E7941F3D-49FE-473B-98AD-4C824841A0B1}</b:Guid>
    <b:Title>Secure Shell</b:Title>
    <b:YearAccessed>2022</b:YearAccessed>
    <b:MonthAccessed>november</b:MonthAccessed>
    <b:DayAccessed>06</b:DayAccessed>
    <b:URL>https://www.ssh.com/academy/ssh</b:URL>
    <b:RefOrder>23</b:RefOrder>
  </b:Source>
  <b:Source>
    <b:Tag>VPS</b:Tag>
    <b:SourceType>InternetSite</b:SourceType>
    <b:Guid>{422DE816-6255-4266-964A-2ED4D9B45A03}</b:Guid>
    <b:Title>Virtual Private Server</b:Title>
    <b:YearAccessed>2022</b:YearAccessed>
    <b:MonthAccessed>október</b:MonthAccessed>
    <b:DayAccessed>29</b:DayAccessed>
    <b:URL>https://www.ibm.com/cloud/learn/vps</b:URL>
    <b:RefOrder>24</b:RefOrder>
  </b:Source>
</b:Sources>
</file>

<file path=customXml/itemProps1.xml><?xml version="1.0" encoding="utf-8"?>
<ds:datastoreItem xmlns:ds="http://schemas.openxmlformats.org/officeDocument/2006/customXml" ds:itemID="{FAF56D0B-F93F-49A3-9DF5-F0ED8A87B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201</TotalTime>
  <Pages>60</Pages>
  <Words>12181</Words>
  <Characters>84055</Characters>
  <Application>Microsoft Office Word</Application>
  <DocSecurity>0</DocSecurity>
  <Lines>700</Lines>
  <Paragraphs>192</Paragraphs>
  <ScaleCrop>false</ScaleCrop>
  <Manager>Eredics Péter</Manager>
  <Company>Méréstechnika és Információs Rendszerek Tanszék</Company>
  <LinksUpToDate>false</LinksUpToDate>
  <CharactersWithSpaces>96044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Terhelés hatására automatikusan skálázódó webes rendszer fejlesztése</dc:title>
  <dc:subject/>
  <dc:creator>Prohászka Botond Bendegúz</dc:creator>
  <cp:keywords/>
  <dc:description/>
  <cp:lastModifiedBy>Prohászka Botond Bendegúz</cp:lastModifiedBy>
  <cp:revision>1696</cp:revision>
  <cp:lastPrinted>2022-12-05T12:42:00Z</cp:lastPrinted>
  <dcterms:created xsi:type="dcterms:W3CDTF">2022-11-12T11:34:00Z</dcterms:created>
  <dcterms:modified xsi:type="dcterms:W3CDTF">2022-12-05T12:42:00Z</dcterms:modified>
</cp:coreProperties>
</file>